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Folder windows display the same toolbar options regardless of the folder you are using.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A hard drive generally has less storage space than a USB flash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All of the properties know</w:t>
            </w:r>
            <w:ins w:id="0" w:author="mailto:Editorial%20Integra" w:date="2019-07-12T12:45:00Z">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n</w:t>
              </w:r>
            </w:ins>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about drive C are shown in the details pane in the computer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The contents of any folder or drive on the computer will be displayed in a folder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Windows uses the active window to display the contents of a newly opened drive or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ScreenTips appear for every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You should exercise caution when working with the contents of the Windows folder of Local Disk (C:) because changing the contents of the folder might cause the operating system to stop working correctly.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One reason for accessing a folder's properties is to configure it for sharing over a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Folder icons always are displayed in alphabetical order at the top of the file list in a folder window, after the icons for apps or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stop search for a file or a folder while it is running.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Too many open windows on the desktop can become difficult to use and manage.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drag the title bar to the left side of the screen, the window will resize to fill only the left half of the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Files saved in the Photos app are stored in the My Pictures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use the Photos app to work with pictures if they are stored in the Pictures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Most pictures that you did not create yourself are copyrighted.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The pictures that come with Windows are not copyrighted.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Before using pictures and other multimedia files, you should be aware of any copyrights associated with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Copying and moving files are the same thing.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Whenever you are not using a window, it is a good idea to close it so as not to clutter your desktop.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view pictures in the Photos app individually or as part of a slide show.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8/28/2019 11:45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A slide show automatically will display one picture at a time while everything else on the desktop is hidden from sight.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Windows uses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command</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windows to display the contents of the computer. </w:t>
            </w:r>
            <w:ins w:id="1" w:author="mailto:Editorial%20Integra" w:date="2019-07-12T12:42:00Z">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_________________________</w:t>
              </w:r>
            </w:ins>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8/28/2019 11:39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Storing data on a hard disk is generally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less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convenient than storing data on a USB flash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more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MORE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details pane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used to highlight the most popular properties of a hard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majority of objects displayed in the Windows folder are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file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icons. </w:t>
            </w:r>
            <w:ins w:id="2" w:author="mailto:Editorial%20Integra" w:date="2019-07-12T12:43:00Z">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_________________________</w:t>
              </w:r>
            </w:ins>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 folder contains the storage devices that are installed on This PC.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Downloads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The hard drive is usually designated as drive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 pane of a folder window displays the properties of Windows objects.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attributes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qualities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Every object in Windows has ____ that describe the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qualities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To determine a drive's capacity, you would view the drive's ____ property.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Capacity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Total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Volume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Dimension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Within a hard drive's Properties dialog box, the ____ sheet allows you to check for errors on the hard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Troubleshooting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Within a hard drive's Properties dialog box, the ____ sheet allows you to defragment the hard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Utilities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Defragment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Within a hard drive's Properties dialog box, the ____ sheet allows you to share the contents of a hard drive with other computer users.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Global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Permissions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Within a hard drive's Properties dialog box, the ____ sheet displays the security settings for the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Protection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Safety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Recovery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Within a hard drive's Properties dialog box, the ____ sheet can be used to see how much space is being used by various user accounts.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Capacity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Available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Disk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Quota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Found in all folder windows, the ____ lets you know which folder you are viewing.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menu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move the pointer over a folder icon, a preview of the folder properties will display in a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Live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ScreenTip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AutoTip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QuickShot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The Properties dialog box always will have the ____ tab, although what it displays may differ.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Previous Versions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General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Quota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The majority of objects displayed in the Windows folder are ____ icons.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dynamic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If </w:t>
            </w:r>
            <w:r>
              <w:rPr>
                <w:rStyle w:val="DefaultParagraphFont"/>
                <w:rFonts w:ascii="Times New Roman" w:eastAsia="Times New Roman" w:hAnsi="Times New Roman" w:cs="Times New Roman"/>
                <w:b w:val="0"/>
                <w:bCs w:val="0"/>
                <w:i w:val="0"/>
                <w:iCs w:val="0"/>
                <w:smallCaps w:val="0"/>
                <w:color w:val="000000"/>
                <w:sz w:val="22"/>
                <w:szCs w:val="22"/>
                <w:bdr w:val="nil"/>
                <w:rtl w:val="0"/>
              </w:rPr>
              <w:t> you know that a file for which you are searching starts with the letters MSP, you can type ____ as the search term.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msp&amp;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msp^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search for all files with a particular extension, you can use a(n) ___ to substitute for the name of the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question 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asterisk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ampersand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caret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____ a window, it occupies the entire screen and cannot be confused with other open windows.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maximize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shake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organize your pictures and share them with others using the ____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Photos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Images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 is a temporary storage area of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Silo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Warehouse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Clipboard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common type of file for picture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.img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____ allows you to maximize a window by dragging its title bar to the top of the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Shake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Snap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____ a copied file, Windows copies it from the Clipboard to the location you specify.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paste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insert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move a file, you first use the ____ button on the ribbon to move the file to a temporary storage location.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Restore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picture property?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Placement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Copyright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____ are keywords you associate with a picture file to aid in its classification.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strike/>
                      <w:color w:val="000000"/>
                      <w:sz w:val="22"/>
                      <w:szCs w:val="22"/>
                      <w:u w:val="none"/>
                      <w:bdr w:val="nil"/>
                      <w:rtl w:val="0"/>
                    </w:rPr>
                    <w:t> </w:t>
                  </w:r>
                  <w:r>
                    <w:rPr>
                      <w:rStyle w:val="DefaultParagraphFont"/>
                      <w:rFonts w:ascii="Times New Roman" w:eastAsia="Times New Roman" w:hAnsi="Times New Roman" w:cs="Times New Roman"/>
                      <w:b w:val="0"/>
                      <w:bCs w:val="0"/>
                      <w:i w:val="0"/>
                      <w:iCs w:val="0"/>
                      <w:smallCaps w:val="0"/>
                      <w:color w:val="000000"/>
                      <w:sz w:val="22"/>
                      <w:szCs w:val="22"/>
                      <w:bdr w:val="nil"/>
                      <w:rtl w:val="0"/>
                    </w:rPr>
                    <w:t>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Strokes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rate a picture from ____ stars.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zero to 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 to 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 to five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zero to five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If files are large or numerous, you can make them easier to manage by _____ the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compressing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tagging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minimizing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Compressing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The Zip button is available on the ____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Compressing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have purchased a brand-new Windows 10 computer for the new semester of your coursework, and you decide to spend some time learning about all of the properties of the computer's hard drive in order to make sure that you are using the computer to its fullest potential.</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One of the earliest lessons you learned as a computer user is the importance of backing up your work. Which of the following storage devices could you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This PC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Tools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Backup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SCWIN 3-33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Backing Up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7:07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As you have been using the computer for a little while, you are experiencing some issues with the hard drive. Which of the following Properties dialog box sheets is your best bet for troubleshooting problems?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Quota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have enjoyed using your new computer—so much so that you have created a lot of files very quickly. As a result, you find yourself regularly needing to search for files to find what you need amidst all that you have created.</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In your first effort at using the Search box, you see that there is a significant amount of activity to indicate that the search is in progress. Which of the following is NOT an indication that your search is under way?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7"/>
              <w:gridCol w:w="80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searching message displays in the list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animated progress bar provides live feedback on how much of the search has been completed.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animated circle attaches to the pointer.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asterisk blinks to indicate a search using a wildcard value.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In using your new computer, you have been doing some freelance work, including producing files for a company named RSM Industries. You created an image file as part of one of your projects, but you cannot remember if it was a GIF or a JPEG image. You do know, however, that the file name begins with RSM. Which of the following would help you find that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rsm&amp;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rsm?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part of a folder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Tabs at the top that display the ribbon with multiple commands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status bar on the bottom of the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address bar below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navigation pane on the left of the toolbar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is considered to be an object by Windows.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a property of a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Space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Space 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Resolution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Total size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Completion</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Using the ____________________ in the File Explorer window, you can navigate to the This PC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____________________ group contains the Local Disk (C:) icon that represents the hard drive on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and drives'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is a characteristic of an object such as the amount of storage space on a storage device or the number of items in a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PROPERTY</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Property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Local Disk (C:) properties, you could check the file system being used on the drive using the ____________________ property.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system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SYSTEM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system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A useful feature of the ____________________ is its capability to allow you to switch to different folder windows by clicking the arrows preceding or following the folder names.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bar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is a brief description that appears when you position the pointer over an object on the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ScreenTip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SCREENTIP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screentip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tip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want to find a particular file but do not know where it is located, you can use the ____________________ box to find the file quickly.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A folder's ____________________ typically consist of the date and time created, the folder size, and the name of the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properties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PROPERTIES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use a(n) ____________________ in the name of a file or folder for which you are searching to represent unknown characters.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asterisk</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ASTERISK</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Asterisk</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9/4/2019 10:33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One way to organize windows on the desktop is to display them in a _____ format, where they overlap one another in an organized manner.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cascade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CASCADE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Cascade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Shaking lets you minimize all windows except the active window and then restore all those windows by shaking the ____________________ of the active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title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TITLE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Title Bar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Title bar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Point to the File Explorer app button on the taskbar to see a(n) ____________________ of the open File Explorer windows or the window title(s) of the open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Live 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LIVE 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live 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Live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save pictures from a scanner, they are saved to the ____________________ by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Pictures folder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PICTURES FOLDER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pictures folder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In Windows, you can view your pictures as a(n) ____________________, which displays each image in the folder in a presentation format on the computer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slide show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SLIDE SHOW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Slide Show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file contains compressed copies of a file or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zipped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ZIPPED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Zipped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3-31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Compressed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9:42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