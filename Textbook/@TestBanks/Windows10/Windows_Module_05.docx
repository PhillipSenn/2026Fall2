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Personalizing your work environment does not lead to improved productivity.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The Control Panel window contains categories that allow you to change the properties of an object.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A user account with standard access is capable of viewing and modifying all computer settings.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In the Control Panel, an asterisk displays next to tasks requiring administrator privileges.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When a task requires administrator access</w:t>
            </w:r>
            <w:ins w:id="0" w:author="mailto:Editorial%20Integra" w:date="2019-07-12T18:24:00Z">
              <w:r>
                <w:rPr>
                  <w:rStyle w:val="DefaultParagraphFont"/>
                  <w:rFonts w:ascii="Times New Roman" w:eastAsia="Times New Roman" w:hAnsi="Times New Roman" w:cs="Times New Roman"/>
                  <w:b w:val="0"/>
                  <w:bCs w:val="0"/>
                  <w:i w:val="0"/>
                  <w:iCs w:val="0"/>
                  <w:smallCaps w:val="0"/>
                  <w:color w:val="000000"/>
                  <w:sz w:val="22"/>
                  <w:szCs w:val="22"/>
                  <w:u w:val="single"/>
                  <w:bdr w:val="nil"/>
                  <w:rtl w:val="0"/>
                </w:rPr>
                <w:t>,</w:t>
              </w:r>
            </w:ins>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you might be prompted to authorize the task.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 Control requires you to enter a password only.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By default, the Control Panel window displays in Category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Category view offers the various Control Panel options organized into ten functional categories.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When changed to icons, all of the individual Control Panel icons display in size order.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The Device Manager allows you to display a list of hardware devices installed on your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Device drivers are available only on a disc that comes with the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7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Hardware and Sound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Many countries in Europe use the 24-hour clock for displaying dates and times.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Time and Language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adjust display options in Windows 10 to help conserve energy.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7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Hardware and Sound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.pdf file name extension might open using Microsoft Word.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Programs and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.docx file name extension might open using Adobe Acrobat.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3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Programs and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Defender Firewall helps to block malware from infecting your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The System window displays all information about your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If a device on your computer is not working, you can open Device Manager to see if the device shows up or has any problems.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Defragmenting and optimizing your hard drive will help it run more efficiently.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use your phone settings to synchronize the time and date on your computer with the time and date on an Internet time server.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Time and Language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Administrative privileges are not required to change the date and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Time and Language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is designed to work in many regions of the world and in many different languages.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Time and Language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can display only one other clock(s) besides the default clock.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Time and Language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Arrow keys allow a user to use mouse keys to move the pointer.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Ease of Access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People who have difficulty seeing the screen can select a high contrast theme.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4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WIN 5-33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Ease of Access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Modified 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Windows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always stores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all the information for the file contiguously.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 not always store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 NOT ALWAYS STORE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DOESN'T ALWAYS STORE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doesn't always store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Doesn't always store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 not always store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2:42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Windows 10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does not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allow you to customize the AutoPlay features for your computer.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7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Does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5-19</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Hardware and Sound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Many countries in Europe use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12</w:t>
            </w:r>
            <w:r>
              <w:rPr>
                <w:rStyle w:val="DefaultParagraphFont"/>
                <w:rFonts w:ascii="Times New Roman" w:eastAsia="Times New Roman" w:hAnsi="Times New Roman" w:cs="Times New Roman"/>
                <w:b w:val="0"/>
                <w:bCs w:val="0"/>
                <w:i w:val="0"/>
                <w:iCs w:val="0"/>
                <w:smallCaps w:val="0"/>
                <w:color w:val="000000"/>
                <w:sz w:val="22"/>
                <w:szCs w:val="22"/>
                <w:bdr w:val="nil"/>
                <w:rtl w:val="0"/>
              </w:rPr>
              <w:t>-hour clock for displaying dates and times.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24</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twenty-four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TWENTY-FOUR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twenty four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TWENTY FOUR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Twenty-four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Twenty four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Time and Language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Changes to the date and time are made in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Region</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dialog box.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Date and Time Settings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DATE AND TIME SETTINGS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Date and time settings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date and time settings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Date and Time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Time and Language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Choice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Personalizing your work environment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can not lead to improved productivity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can lead to improved productivity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does not support your lifestyle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means you have access to the administrator account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 window contains categories that allow you to change the properties of an object.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Control Panel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desktop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User Account Control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A standard user account can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install software that affects all users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system settings that affect 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user permissions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most of the capabilities of the computer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In the Control Panel, an _____ displays next to tasks requiring administrator privileges.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asterisk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question mark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exclamation point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shield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When a task requires administrator access</w:t>
            </w:r>
            <w:ins w:id="1" w:author="mailto:Editorial%20Integra" w:date="2019-07-12T18:31:00Z">
              <w:r>
                <w:rPr>
                  <w:rStyle w:val="DefaultParagraphFont"/>
                  <w:rFonts w:ascii="Times New Roman" w:eastAsia="Times New Roman" w:hAnsi="Times New Roman" w:cs="Times New Roman"/>
                  <w:b w:val="0"/>
                  <w:bCs w:val="0"/>
                  <w:i w:val="0"/>
                  <w:iCs w:val="0"/>
                  <w:smallCaps w:val="0"/>
                  <w:color w:val="000000"/>
                  <w:sz w:val="22"/>
                  <w:szCs w:val="22"/>
                  <w:u w:val="single"/>
                  <w:bdr w:val="nil"/>
                  <w:rtl w:val="0"/>
                </w:rPr>
                <w:t>,</w:t>
              </w:r>
            </w:ins>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you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might see an asterisk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might be prompted to authorize the task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might be in standard user mode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might want to shut the computer down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By default, the Control Panel window displays in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Category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small icon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large icon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desktop window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Category view offers the various Control Panel options organized into _____ functional categories.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twelve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When changed to icons, all of the individual Control Panel icons display in _____ order.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 last viewed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file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alphabetical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The Device Manager allows you to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display a list of hardware devices installed on your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display a list of software installed on your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install hardware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install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A device driver is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program used by the operating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software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installed by a prompt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type of printer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Device drivers are available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 a disc that comes with the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 the keyboard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Devices and Printers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 the hardware device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7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Hardware and Sound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It is recommended to defragment and optimize your hard drive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periodically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daily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annually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AutoPlay refers to the default action that occurs when you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play music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connect a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unlock the sign-in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open a browser window.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7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Hardware and Sound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The sound settings in Windows 10 allow you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change sounds that play when certain events occur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record sounds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delete speakers connected to your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create new sounds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7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Hardware and Sound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can display _____ clock(s) besides the default clock.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several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 other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only two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Time and Language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2"/>
                <w:szCs w:val="22"/>
                <w:bdr w:val="nil"/>
                <w:rtl w:val="0"/>
              </w:rPr>
              <w:t>Mouse Keys allow a user to use _____ to move the pointer.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numeric keypad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arrow keys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function (F) keys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CTRL+ a key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Ease of Access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12:23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12:25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2"/>
                <w:szCs w:val="22"/>
                <w:bdr w:val="nil"/>
                <w:rtl w:val="0"/>
              </w:rPr>
              <w:t>People who have difficulty seeing the screen can select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no color 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Bright Color 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High Contrast 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Low Contrast theme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Ease of Access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12:52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2"/>
                <w:szCs w:val="22"/>
                <w:bdr w:val="nil"/>
                <w:rtl w:val="0"/>
              </w:rPr>
              <w:t>While Narrator is reading aloud the screen content, a _____ outline surrounds the portion of the screen that currently is being used.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yellow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Ease of Access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2"/>
                <w:szCs w:val="22"/>
                <w:bdr w:val="nil"/>
                <w:rtl w:val="0"/>
              </w:rPr>
              <w:t>When Magnifier is enabled,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entire contents of the desktop cannot fit on the screen at one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entire contents of the desktop can fit on the screen at one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only select portions are enlarged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narrator reads what is enlarged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Ease of Access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12:58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You were given a new computer for your birthday. You are excited to try out all the new apps. You have learned in class that it is important to set the privacy settings correctly so you can manage what you share.</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privacy settings controls which apps can read or send messages?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Messaging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Account info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Speech, inking, &amp; typing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Privacy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8/23/2019 7:17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2"/>
                <w:szCs w:val="22"/>
                <w:bdr w:val="nil"/>
                <w:rtl w:val="0"/>
              </w:rPr>
              <w:t>You have started to get alerts about weather in your area, you must have set which privacy setting to 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Camera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Radios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Contacts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5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Privacy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1:11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You have set your computer up so others in the family can also use it.</w:t>
            </w:r>
            <w:r>
              <w:rPr>
                <w:rStyle w:val="DefaultParagraphFont"/>
                <w:rFonts w:ascii="Times New Roman" w:eastAsia="Times New Roman" w:hAnsi="Times New Roman" w:cs="Times New Roman"/>
                <w:b w:val="0"/>
                <w:bCs w:val="0"/>
                <w:i w:val="0"/>
                <w:iCs w:val="0"/>
                <w:smallCaps w:val="0"/>
                <w:strike/>
                <w:color w:val="000000"/>
                <w:sz w:val="22"/>
                <w:szCs w:val="22"/>
                <w:u w:val="none"/>
                <w:bdr w:val="nil"/>
                <w:rtl w:val="0"/>
              </w:rPr>
              <w:t>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When you come home, you are greeted at the door by your little brother who is sure he broke your computer.</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click the power option shut down, your computer starts to update.What does that mean?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computer has a 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computer is not running well.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 computer needs updates to enhance performance.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computer has used too much memory.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Update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1:29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3:52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2"/>
                <w:szCs w:val="22"/>
                <w:bdr w:val="nil"/>
                <w:rtl w:val="0"/>
              </w:rPr>
              <w:t>When the update completes, you want to see what was updated. You click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 &amp; security icon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Backup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Activation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Windows Defender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2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Update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1:34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3:55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Response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2"/>
                <w:szCs w:val="22"/>
                <w:bdr w:val="nil"/>
                <w:rtl w:val="0"/>
              </w:rPr>
              <w:t>The System and Security window allows you to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 security and maintenance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 and configure the Window Defender 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the device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defragment and optimize your hard 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2:27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Defender Firewall is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program that protects your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automatically turned 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malware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recommended to remain 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2"/>
                <w:szCs w:val="22"/>
                <w:bdr w:val="nil"/>
                <w:rtl w:val="0"/>
              </w:rPr>
              <w:t>Windows 10 usually installs and configures the following devices automatically: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scanner.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keyboard.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7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Hardware and Sound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2:35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2"/>
                <w:szCs w:val="22"/>
                <w:bdr w:val="nil"/>
                <w:rtl w:val="0"/>
              </w:rPr>
              <w:t>Accessibility features are for people who are _________________________.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mobility impaired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hearing impaired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vision impaired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cognitively impaired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Ease of Access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2:39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Completion</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your work environment can lead to improved productivity.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Personalizing</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PERSONALIZING</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personalizing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2"/>
                <w:szCs w:val="22"/>
                <w:bdr w:val="nil"/>
                <w:rtl w:val="0"/>
              </w:rPr>
              <w:t>The Control Panel window contains _____ that allow you to change the properties of an object.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4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categories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CATEGORIES</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Categories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2"/>
                <w:szCs w:val="22"/>
                <w:bdr w:val="nil"/>
                <w:rtl w:val="0"/>
              </w:rPr>
              <w:t>A user account with _____ access is capable of viewing and modifying all computer settings.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administrative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ADMINISTRATIVE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1:48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2"/>
                <w:szCs w:val="22"/>
                <w:bdr w:val="nil"/>
                <w:rtl w:val="0"/>
              </w:rPr>
              <w:t>In the Control Panel, a _____ displays next to tasks requiring administrator privileges.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shield</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SHIELD</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Shield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2"/>
                <w:szCs w:val="22"/>
                <w:bdr w:val="nil"/>
                <w:rtl w:val="0"/>
              </w:rPr>
              <w:t>When a task requires _____ access</w:t>
            </w:r>
            <w:ins w:id="2" w:author="mailto:Editorial%20Integra" w:date="2019-07-12T18:45:00Z">
              <w:r>
                <w:rPr>
                  <w:rStyle w:val="DefaultParagraphFont"/>
                  <w:rFonts w:ascii="Times New Roman" w:eastAsia="Times New Roman" w:hAnsi="Times New Roman" w:cs="Times New Roman"/>
                  <w:b w:val="0"/>
                  <w:bCs w:val="0"/>
                  <w:i w:val="0"/>
                  <w:iCs w:val="0"/>
                  <w:smallCaps w:val="0"/>
                  <w:color w:val="000000"/>
                  <w:sz w:val="22"/>
                  <w:szCs w:val="22"/>
                  <w:u w:val="single"/>
                  <w:bdr w:val="nil"/>
                  <w:rtl w:val="0"/>
                </w:rPr>
                <w:t>,</w:t>
              </w:r>
            </w:ins>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you might be prompted to authorize the task.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ADMINISTRATOR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2"/>
                <w:szCs w:val="22"/>
                <w:bdr w:val="nil"/>
                <w:rtl w:val="0"/>
              </w:rPr>
              <w:t>By default, the Control Panel window displays in _____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Category</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CATEGORY</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category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2"/>
                <w:szCs w:val="22"/>
                <w:bdr w:val="nil"/>
                <w:rtl w:val="0"/>
              </w:rPr>
              <w:t>Category view offers the various Control Panel options organized into _____ functional categories.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eight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EIGHT</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Eight</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1:57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2"/>
                <w:szCs w:val="22"/>
                <w:bdr w:val="nil"/>
                <w:rtl w:val="0"/>
              </w:rPr>
              <w:t>When changed to icons, all of the individual Control Panel icons display in _____ order.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alphabetical</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ALPHABETICAL</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Alphabetical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2:00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9:59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2"/>
                <w:szCs w:val="22"/>
                <w:bdr w:val="nil"/>
                <w:rtl w:val="0"/>
              </w:rPr>
              <w:t>The Device Manager allows you to display a list of _____ devices installed on your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hardware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HARDWARE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2"/>
                <w:szCs w:val="22"/>
                <w:bdr w:val="nil"/>
                <w:rtl w:val="0"/>
              </w:rPr>
              <w:t>Device drivers are available either on a disc or on the manufacturer's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7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site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SITE</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web 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Hardware and Sound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2:05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adjust _____ options in Windows 10 to help conserve energy.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7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power</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POWER</w:t>
                  </w:r>
                  <w:r>
                    <w:rPr>
                      <w:rStyle w:val="DefaultParagraphFont"/>
                      <w:rFonts w:ascii="Times New Roman" w:eastAsia="Times New Roman" w:hAnsi="Times New Roman" w:cs="Times New Roman"/>
                      <w:b w:val="0"/>
                      <w:bCs w:val="0"/>
                      <w:i w:val="0"/>
                      <w:iCs w:val="0"/>
                      <w:smallCaps w:val="0"/>
                      <w:color w:val="000000"/>
                      <w:sz w:val="22"/>
                      <w:szCs w:val="22"/>
                      <w:bdr w:val="nil"/>
                      <w:rtl w:val="0"/>
                    </w:rPr>
                    <w:br/>
                  </w:r>
                  <w:r>
                    <w:rPr>
                      <w:rStyle w:val="DefaultParagraphFont"/>
                      <w:rFonts w:ascii="Times New Roman" w:eastAsia="Times New Roman" w:hAnsi="Times New Roman" w:cs="Times New Roman"/>
                      <w:b w:val="0"/>
                      <w:bCs w:val="0"/>
                      <w:i w:val="0"/>
                      <w:iCs w:val="0"/>
                      <w:smallCaps w:val="0"/>
                      <w:color w:val="000000"/>
                      <w:sz w:val="22"/>
                      <w:szCs w:val="22"/>
                      <w:bdr w:val="nil"/>
                      <w:rtl w:val="0"/>
                    </w:rPr>
                    <w:t>Power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Hardware and Sound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2:07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file name extension might open using Microsoft Word.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3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.docx</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.DOCX</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dot DOCX</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dot docx</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DOT DOCX</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DOT docx</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Programs and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file name extension might open using Adobe Acrobat.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3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.pdf</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.PDF</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dot pdf</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DOT PDF</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Programs and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2:12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2"/>
                <w:szCs w:val="22"/>
                <w:bdr w:val="nil"/>
                <w:rtl w:val="0"/>
              </w:rPr>
              <w:t>Changes to the date and time are made in the _____dialog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2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 and Time Settings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 and time settings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 AND TIME SETTINGS</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Time and Language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2:15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2"/>
                <w:szCs w:val="22"/>
                <w:bdr w:val="nil"/>
                <w:rtl w:val="0"/>
              </w:rPr>
              <w:t>It is recommended to defragment and optimize your hard drive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2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periodically</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PERIODICALLY</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Periodically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System and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2:18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refers to the default action that occurs when you connect a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7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AutoPlay</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AUTOPLAY</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autoplay</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 Play</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 PLAY</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 play</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 play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5-16</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Hardware and Sound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 settings in Windows 10 allow you to change sounds that play when certain events occur.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47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sound</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SOUND</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Sound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The Hardware and Sound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2:22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keys allow a user to use the arrow keys to move the pointer.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Mouse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MOUSE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Ease of Access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2:23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2"/>
                <w:szCs w:val="22"/>
                <w:bdr w:val="nil"/>
                <w:rtl w:val="0"/>
              </w:rPr>
              <w:t>While Narrator is reading aloud the screen content, a _____ outline surrounds the portion of the screen that currently is being used.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blue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BLUE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5-35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Ease of Access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2:26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10:05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Windows Module 05</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Module 05</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