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Personalization has little impact on productivity while using a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A standard user can install software that affects other users.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A standard user cannot change system settings that affect security.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By default, you are asked for permission only when programs attempt to make a change to the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For standard user accounts, the user needs to know an administrator account user name and the password to authorize User Account Control.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1:34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An administrator user cannot grant rights to themselves.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1:34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1:35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A standard user cannot view permissions.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1:36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A standard user can view files in shared document folders.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1:39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A local account must be a standard account; it cannot be an administrator account.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Local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1:41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1:42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Apps that support Microsoft accounts will allow you to use the associated services that a local account may not be able to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Microsoft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1:42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add a Microsoft account to your computer, it must be an administrative account.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Microsoft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When adding an account, you can add either a local or a Microsoft account.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Microsoft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1:47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For a Microsoft account to be used, the computer does not need an Internet connection.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Setting Up 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1:48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Click the lock screen to display the sign-in screen.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Setting Up 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1:49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1:50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You always can go back and remove a picture password should you no longer want to use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Picture Passwords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1:51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1:52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A desktop background does not allow use of your own pictures.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Personalization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The lock screen background picture cannot be changed.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Personalization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2:47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Screen savers do not prevent ghosting.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Personalization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2:59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3:01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Modified 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When you sign in to an account, the Start menu displays the user account that is signed in when you point to 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user account icon</w:t>
            </w:r>
            <w:r>
              <w:rPr>
                <w:rStyle w:val="DefaultParagraphFont"/>
                <w:rFonts w:ascii="Times New Roman" w:eastAsia="Times New Roman" w:hAnsi="Times New Roman" w:cs="Times New Roman"/>
                <w:b w:val="0"/>
                <w:bCs w:val="0"/>
                <w:i w:val="0"/>
                <w:iCs w:val="0"/>
                <w:smallCaps w:val="0"/>
                <w:color w:val="000000"/>
                <w:sz w:val="22"/>
                <w:szCs w:val="22"/>
                <w:bdr w:val="nil"/>
                <w:rtl w:val="0"/>
              </w:rPr>
              <w: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7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145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8/29/2019 12:03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local account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does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integrate automatically with the cloud.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7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 not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 NOT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 Not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DOESN'T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doesn't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Doesn't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 not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Local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When using a(n)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local</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account, your sign-in settings can be saved on the Internet.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Microsoft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MICROSOFT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microsoft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Microsoft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screen saver</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in the Control Panel enables you to change how the content appears on the screen.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Screen Resolution</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SCREEN RESOLUTION</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Screen resolution</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screen resolution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Personalization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2:53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By default, the taskbar is locked into position at the top of the desktop.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bottom</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BOTTOM</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Bottom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Customizing the Taskbar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3:04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Task View allows you to see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thumbnail</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images of all windows and apps you currently have open.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9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Personalization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3:06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3:09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Choice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By ____ the work environment, users feel more in tune with their computers.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defining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identifying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personalizing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bdr w:val="nil"/>
                <w:rtl w:val="0"/>
              </w:rPr>
              <w:t>User ____ make it possible for each user to perform tasks, such as maintaining a personal list of favorite websites.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accounts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controls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authorities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2"/>
                <w:szCs w:val="22"/>
                <w:bdr w:val="nil"/>
                <w:rtl w:val="0"/>
              </w:rPr>
              <w:t>A user ____ is a collection of information that Windows requires about a computer user.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control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authority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sign in, the Start menu displays the user account that is signed in when you point to the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 icon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taskbar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 icon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toolbar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145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8/28/2019 11:55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2"/>
                <w:szCs w:val="22"/>
                <w:bdr w:val="nil"/>
                <w:rtl w:val="0"/>
              </w:rPr>
              <w:t>Information is saved for each user ____, including the permissions the user has for accessing network resources.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control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authority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Normally, user accounts operate in ____ user mode.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normal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standard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2"/>
                <w:szCs w:val="22"/>
                <w:bdr w:val="nil"/>
                <w:rtl w:val="0"/>
              </w:rPr>
              <w:t> ____ user mode allows you to use most of the capabilities of the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Guest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Standard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 account has full control of the operating system.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guest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standard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 account can change all system settings.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guest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standard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2"/>
                <w:szCs w:val="22"/>
                <w:bdr w:val="nil"/>
                <w:rtl w:val="0"/>
              </w:rPr>
              <w:t>When a task requires ____ access, the User Account Control feature might prompt you to authorize the task.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guest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standard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2"/>
                <w:szCs w:val="22"/>
                <w:bdr w:val="nil"/>
                <w:rtl w:val="0"/>
              </w:rPr>
              <w:t>____ is designed to prevent malicious software from being installed inadvertently.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Firewall 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 Control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 Anti-Malware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Cloud Computing Control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2"/>
                <w:szCs w:val="22"/>
                <w:bdr w:val="nil"/>
                <w:rtl w:val="0"/>
              </w:rPr>
              <w:t>An administrator user can set folder 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sharing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localizing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concatenation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2"/>
                <w:szCs w:val="22"/>
                <w:bdr w:val="nil"/>
                <w:rtl w:val="0"/>
              </w:rPr>
              <w:t>An administrator user can sign in using ____ mode.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safe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general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12:03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2"/>
                <w:szCs w:val="22"/>
                <w:bdr w:val="nil"/>
                <w:rtl w:val="0"/>
              </w:rPr>
              <w:t>A ____ account is an account that works on only one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local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residential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Local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12:03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____ your account to the web, you can carry your settings from computer to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sync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link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4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SCWIN 4-3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Microsoft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12:16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12:18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users who want to allow multiple people use of their computer can add a(n) ____ for each user.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customization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Setting Up 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12:18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2"/>
                <w:szCs w:val="22"/>
                <w:bdr w:val="nil"/>
                <w:rtl w:val="0"/>
              </w:rPr>
              <w:t>For the ____ screen, you can change the apps that are displayed to the apps that you want or use most frequently.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Open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Sync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Personalization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2"/>
                <w:szCs w:val="22"/>
                <w:bdr w:val="nil"/>
                <w:rtl w:val="0"/>
              </w:rPr>
              <w:t>Instead of using a password that you have to type in, Windows allows you to use a ____ password instead.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linked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static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dynamic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Picture Passwords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12:22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sign in to your account with a picture password, you use ____ to sign in rather than a password.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links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gestures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safeguards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Picture Passwords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12:23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12:26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2"/>
                <w:szCs w:val="22"/>
                <w:bdr w:val="nil"/>
                <w:rtl w:val="0"/>
              </w:rPr>
              <w:t>A ____ password is easiest to use when you are using Windows on a computer with a touch screen.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linked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static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dynamic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Picture Passwords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12:26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You have just begun to get familiar with user accounts in Windows 10. You are doing an online tutorial that allows you to learn about the privileges associated with each user account type.</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2"/>
                <w:szCs w:val="22"/>
                <w:bdr w:val="nil"/>
                <w:rtl w:val="0"/>
              </w:rPr>
              <w:t>You want to be able to do a wide variety of activities on the computer. Which of the following would be prohibited if you have a standard user account?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Viewing permissions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Taking ownership of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Creating files in your folders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Viewing files in shared document folders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2:10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8/23/2019 7:13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2"/>
                <w:szCs w:val="22"/>
                <w:bdr w:val="nil"/>
                <w:rtl w:val="0"/>
              </w:rPr>
              <w:t>You have decided that you need to give yourself an administrator account on the computer. Which of the following is the one thing for which you do not require that level of access?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Deleting user accounts and groups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Signing in using safe mode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Changing the picture for your own user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Installing a printer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2:13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2:16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Now that you have a good handle on user account types and privileges, the next challenge you plan to tackle is the difference between local accounts and Microsoft accounts. You take a different online tutorial to get up to speed on these.</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do you learn is a true statement you can make about local accounts?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local account works on only one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local account must be an administrative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local account automatically integrates with the cloud.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local account must be a standard account.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Local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2:16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do you learn is a true statement you can make about Microsoft accounts?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Microsoft account cannot give you access to OneDrive.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you are signed in with a Microsoft account, you can access the services provided on the web for Microsoft account holders.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 accounts must be administrative accounts.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Your sign-in settings cannot be saved on the Internet.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Microsoft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2:23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2"/>
                <w:szCs w:val="22"/>
                <w:bdr w:val="nil"/>
                <w:rtl w:val="0"/>
              </w:rPr>
              <w:t>Why would you add a local account?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have decided only you can use your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have decided to let another person use your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want only one user on each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need access off-line.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Setting Up 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2:28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2:30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2"/>
                <w:szCs w:val="22"/>
                <w:bdr w:val="nil"/>
                <w:rtl w:val="0"/>
              </w:rPr>
              <w:t>If the 'Family &amp; other users' option is not visible, then you are not signed in as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Standard user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individual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Administrator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authorized user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Setting Up 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2:30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personalization settings can you apply to the desktop?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w:t>
                  </w:r>
                  <w:r>
                    <w:rPr>
                      <w:rStyle w:val="DefaultParagraphFont"/>
                      <w:rFonts w:ascii="Times New Roman" w:eastAsia="Times New Roman" w:hAnsi="Times New Roman" w:cs="Times New Roman"/>
                      <w:b w:val="0"/>
                      <w:bCs w:val="0"/>
                      <w:i w:val="0"/>
                      <w:iCs w:val="0"/>
                      <w:smallCaps w:val="0"/>
                      <w:color w:val="000000"/>
                      <w:sz w:val="22"/>
                      <w:szCs w:val="22"/>
                      <w:bdr w:val="nil"/>
                      <w:rtl w:val="0"/>
                    </w:rPr>
                    <w:t>ackground and accent 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w:t>
                  </w:r>
                  <w:r>
                    <w:rPr>
                      <w:rStyle w:val="DefaultParagraphFont"/>
                      <w:rFonts w:ascii="Times New Roman" w:eastAsia="Times New Roman" w:hAnsi="Times New Roman" w:cs="Times New Roman"/>
                      <w:b w:val="0"/>
                      <w:bCs w:val="0"/>
                      <w:i w:val="0"/>
                      <w:iCs w:val="0"/>
                      <w:smallCaps w:val="0"/>
                      <w:color w:val="000000"/>
                      <w:sz w:val="22"/>
                      <w:szCs w:val="22"/>
                      <w:bdr w:val="nil"/>
                      <w:rtl w:val="0"/>
                    </w:rPr>
                    <w:t>pps displayed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w:t>
                  </w:r>
                  <w:r>
                    <w:rPr>
                      <w:rStyle w:val="DefaultParagraphFont"/>
                      <w:rFonts w:ascii="Times New Roman" w:eastAsia="Times New Roman" w:hAnsi="Times New Roman" w:cs="Times New Roman"/>
                      <w:b w:val="0"/>
                      <w:bCs w:val="0"/>
                      <w:i w:val="0"/>
                      <w:iCs w:val="0"/>
                      <w:smallCaps w:val="0"/>
                      <w:color w:val="000000"/>
                      <w:sz w:val="22"/>
                      <w:szCs w:val="22"/>
                      <w:bdr w:val="nil"/>
                      <w:rtl w:val="0"/>
                    </w:rPr>
                    <w:t>ock screen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w:t>
                  </w:r>
                  <w:r>
                    <w:rPr>
                      <w:rStyle w:val="DefaultParagraphFont"/>
                      <w:rFonts w:ascii="Times New Roman" w:eastAsia="Times New Roman" w:hAnsi="Times New Roman" w:cs="Times New Roman"/>
                      <w:b w:val="0"/>
                      <w:bCs w:val="0"/>
                      <w:i w:val="0"/>
                      <w:iCs w:val="0"/>
                      <w:smallCaps w:val="0"/>
                      <w:color w:val="000000"/>
                      <w:sz w:val="22"/>
                      <w:szCs w:val="22"/>
                      <w:bdr w:val="nil"/>
                      <w:rtl w:val="0"/>
                    </w:rPr>
                    <w:t>creen saver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Personalization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2:39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2"/>
                <w:szCs w:val="22"/>
                <w:bdr w:val="nil"/>
                <w:rtl w:val="0"/>
              </w:rPr>
              <w:t>A desktop slideshow consists of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6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five or less pictures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 more than two pictures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two or more pictures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zero pictures</w:t>
                  </w:r>
                  <w:ins w:id="0" w:author="mailto:Editorial%20Integra" w:date="2019-07-12T18:15:00Z">
                    <w:r>
                      <w:rPr>
                        <w:rStyle w:val="DefaultParagraphFont"/>
                        <w:rFonts w:ascii="Times New Roman" w:eastAsia="Times New Roman" w:hAnsi="Times New Roman" w:cs="Times New Roman"/>
                        <w:b w:val="0"/>
                        <w:bCs w:val="0"/>
                        <w:i w:val="0"/>
                        <w:iCs w:val="0"/>
                        <w:smallCaps w:val="0"/>
                        <w:color w:val="000000"/>
                        <w:sz w:val="22"/>
                        <w:szCs w:val="22"/>
                        <w:u w:val="single"/>
                        <w:bdr w:val="nil"/>
                        <w:rtl w:val="0"/>
                      </w:rPr>
                      <w:t>;</w:t>
                    </w:r>
                  </w:ins>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the desktop does not have a slideshow setting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Personalization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2:41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8/29/2019 12:18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2"/>
                <w:szCs w:val="22"/>
                <w:bdr w:val="nil"/>
                <w:rtl w:val="0"/>
              </w:rPr>
              <w:t>What is a Jump List?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r>
                    <w:rPr>
                      <w:rStyle w:val="DefaultParagraphFont"/>
                      <w:rFonts w:ascii="Times New Roman" w:eastAsia="Times New Roman" w:hAnsi="Times New Roman" w:cs="Times New Roman"/>
                      <w:b w:val="0"/>
                      <w:bCs w:val="0"/>
                      <w:i w:val="0"/>
                      <w:iCs w:val="0"/>
                      <w:smallCaps w:val="0"/>
                      <w:color w:val="000000"/>
                      <w:sz w:val="22"/>
                      <w:szCs w:val="22"/>
                      <w:bdr w:val="nil"/>
                      <w:rtl w:val="0"/>
                    </w:rPr>
                    <w:t> list of new files or 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w:t>
                  </w:r>
                  <w:r>
                    <w:rPr>
                      <w:rStyle w:val="DefaultParagraphFont"/>
                      <w:rFonts w:ascii="Times New Roman" w:eastAsia="Times New Roman" w:hAnsi="Times New Roman" w:cs="Times New Roman"/>
                      <w:b w:val="0"/>
                      <w:bCs w:val="0"/>
                      <w:i w:val="0"/>
                      <w:iCs w:val="0"/>
                      <w:smallCaps w:val="0"/>
                      <w:color w:val="000000"/>
                      <w:sz w:val="22"/>
                      <w:szCs w:val="22"/>
                      <w:bdr w:val="nil"/>
                      <w:rtl w:val="0"/>
                    </w:rPr>
                    <w:t>list of recently viewed files or 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r>
                    <w:rPr>
                      <w:rStyle w:val="DefaultParagraphFont"/>
                      <w:rFonts w:ascii="Times New Roman" w:eastAsia="Times New Roman" w:hAnsi="Times New Roman" w:cs="Times New Roman"/>
                      <w:b w:val="0"/>
                      <w:bCs w:val="0"/>
                      <w:i w:val="0"/>
                      <w:iCs w:val="0"/>
                      <w:smallCaps w:val="0"/>
                      <w:color w:val="000000"/>
                      <w:sz w:val="22"/>
                      <w:szCs w:val="22"/>
                      <w:bdr w:val="nil"/>
                      <w:rtl w:val="0"/>
                    </w:rPr>
                    <w:t>list of similar files or 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r>
                    <w:rPr>
                      <w:rStyle w:val="DefaultParagraphFont"/>
                      <w:rFonts w:ascii="Times New Roman" w:eastAsia="Times New Roman" w:hAnsi="Times New Roman" w:cs="Times New Roman"/>
                      <w:b w:val="0"/>
                      <w:bCs w:val="0"/>
                      <w:i w:val="0"/>
                      <w:iCs w:val="0"/>
                      <w:smallCaps w:val="0"/>
                      <w:color w:val="000000"/>
                      <w:sz w:val="22"/>
                      <w:szCs w:val="22"/>
                      <w:bdr w:val="nil"/>
                      <w:rtl w:val="0"/>
                    </w:rPr>
                    <w:t> list of other files or apps you might like to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Personalization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2:51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2:53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2"/>
                <w:szCs w:val="22"/>
                <w:bdr w:val="nil"/>
                <w:rtl w:val="0"/>
              </w:rPr>
              <w:t>What is the screen resolution?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w:t>
                  </w:r>
                  <w:r>
                    <w:rPr>
                      <w:rStyle w:val="DefaultParagraphFont"/>
                      <w:rFonts w:ascii="Times New Roman" w:eastAsia="Times New Roman" w:hAnsi="Times New Roman" w:cs="Times New Roman"/>
                      <w:b w:val="0"/>
                      <w:bCs w:val="0"/>
                      <w:i w:val="0"/>
                      <w:iCs w:val="0"/>
                      <w:smallCaps w:val="0"/>
                      <w:color w:val="000000"/>
                      <w:sz w:val="22"/>
                      <w:szCs w:val="22"/>
                      <w:bdr w:val="nil"/>
                      <w:rtl w:val="0"/>
                    </w:rPr>
                    <w:t>ow many pixels display on the screen at one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w:t>
                  </w:r>
                  <w:r>
                    <w:rPr>
                      <w:rStyle w:val="DefaultParagraphFont"/>
                      <w:rFonts w:ascii="Times New Roman" w:eastAsia="Times New Roman" w:hAnsi="Times New Roman" w:cs="Times New Roman"/>
                      <w:b w:val="0"/>
                      <w:bCs w:val="0"/>
                      <w:i w:val="0"/>
                      <w:iCs w:val="0"/>
                      <w:smallCaps w:val="0"/>
                      <w:color w:val="000000"/>
                      <w:sz w:val="22"/>
                      <w:szCs w:val="22"/>
                      <w:bdr w:val="nil"/>
                      <w:rtl w:val="0"/>
                    </w:rPr>
                    <w:t>ow large the screen 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w:t>
                  </w:r>
                  <w:r>
                    <w:rPr>
                      <w:rStyle w:val="DefaultParagraphFont"/>
                      <w:rFonts w:ascii="Times New Roman" w:eastAsia="Times New Roman" w:hAnsi="Times New Roman" w:cs="Times New Roman"/>
                      <w:b w:val="0"/>
                      <w:bCs w:val="0"/>
                      <w:i w:val="0"/>
                      <w:iCs w:val="0"/>
                      <w:smallCaps w:val="0"/>
                      <w:color w:val="000000"/>
                      <w:sz w:val="22"/>
                      <w:szCs w:val="22"/>
                      <w:bdr w:val="nil"/>
                      <w:rtl w:val="0"/>
                    </w:rPr>
                    <w:t>ow small the screen 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w:t>
                  </w:r>
                  <w:r>
                    <w:rPr>
                      <w:rStyle w:val="DefaultParagraphFont"/>
                      <w:rFonts w:ascii="Times New Roman" w:eastAsia="Times New Roman" w:hAnsi="Times New Roman" w:cs="Times New Roman"/>
                      <w:b w:val="0"/>
                      <w:bCs w:val="0"/>
                      <w:i w:val="0"/>
                      <w:iCs w:val="0"/>
                      <w:smallCaps w:val="0"/>
                      <w:color w:val="000000"/>
                      <w:sz w:val="22"/>
                      <w:szCs w:val="22"/>
                      <w:bdr w:val="nil"/>
                      <w:rtl w:val="0"/>
                    </w:rPr>
                    <w:t>ow bright the screen is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Personalization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Response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2"/>
                <w:szCs w:val="22"/>
                <w:bdr w:val="nil"/>
                <w:rtl w:val="0"/>
              </w:rPr>
              <w:t>Information saved for a user account includes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1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user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picture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permissions the user has for accessing a computer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12:29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12:30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accounts make it possible for each user to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sign in to the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customize windows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keep information confidential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maintain a personal list of favorite websites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12:52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12:53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supports _____ accounts.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local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OneDrive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gesture-based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7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Local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create a Microsoft account on Microsoft's website, you can have access to 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local accounts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OneDrive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 Office Online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Microsoft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2"/>
                <w:szCs w:val="22"/>
                <w:bdr w:val="nil"/>
                <w:rtl w:val="0"/>
              </w:rPr>
              <w:t>A gesture can be a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circle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straight 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ellipsis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0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Picture Passwords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12:59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2"/>
                <w:szCs w:val="22"/>
                <w:bdr w:val="nil"/>
                <w:rtl w:val="0"/>
              </w:rPr>
              <w:t>How do users personalize their computers?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By adding unique touches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By </w:t>
                  </w:r>
                  <w:r>
                    <w:rPr>
                      <w:rStyle w:val="DefaultParagraphFont"/>
                      <w:rFonts w:ascii="Times New Roman" w:eastAsia="Times New Roman" w:hAnsi="Times New Roman" w:cs="Times New Roman"/>
                      <w:b w:val="0"/>
                      <w:bCs w:val="0"/>
                      <w:i w:val="0"/>
                      <w:iCs w:val="0"/>
                      <w:smallCaps w:val="0"/>
                      <w:color w:val="000000"/>
                      <w:sz w:val="22"/>
                      <w:szCs w:val="22"/>
                      <w:bdr w:val="nil"/>
                      <w:rtl w:val="0"/>
                    </w:rPr>
                    <w:t>changing the lock screen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By </w:t>
                  </w:r>
                  <w:r>
                    <w:rPr>
                      <w:rStyle w:val="DefaultParagraphFont"/>
                      <w:rFonts w:ascii="Times New Roman" w:eastAsia="Times New Roman" w:hAnsi="Times New Roman" w:cs="Times New Roman"/>
                      <w:b w:val="0"/>
                      <w:bCs w:val="0"/>
                      <w:i w:val="0"/>
                      <w:iCs w:val="0"/>
                      <w:smallCaps w:val="0"/>
                      <w:color w:val="000000"/>
                      <w:sz w:val="22"/>
                      <w:szCs w:val="22"/>
                      <w:bdr w:val="nil"/>
                      <w:rtl w:val="0"/>
                    </w:rPr>
                    <w:t>changing the desktop appearance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By </w:t>
                  </w:r>
                  <w:r>
                    <w:rPr>
                      <w:rStyle w:val="DefaultParagraphFont"/>
                      <w:rFonts w:ascii="Times New Roman" w:eastAsia="Times New Roman" w:hAnsi="Times New Roman" w:cs="Times New Roman"/>
                      <w:b w:val="0"/>
                      <w:bCs w:val="0"/>
                      <w:i w:val="0"/>
                      <w:iCs w:val="0"/>
                      <w:smallCaps w:val="0"/>
                      <w:color w:val="000000"/>
                      <w:sz w:val="22"/>
                      <w:szCs w:val="22"/>
                      <w:bdr w:val="nil"/>
                      <w:rtl w:val="0"/>
                    </w:rPr>
                    <w:t>changing the Start menu</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2:23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2"/>
                <w:szCs w:val="22"/>
                <w:bdr w:val="nil"/>
                <w:rtl w:val="0"/>
              </w:rPr>
              <w:t>Secure passwords have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more than eight characters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both uppercase and lowercase letters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numbers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special characters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Setting Up 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2:36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2"/>
                <w:szCs w:val="22"/>
                <w:bdr w:val="nil"/>
                <w:rtl w:val="0"/>
              </w:rPr>
              <w:t>Changing theme settings in Windows allows you to change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desktop background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sound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brightness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Personalization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2:48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2:50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Completion</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____________________ is a collection of information that Windows requires about a computer user.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1:53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2"/>
                <w:szCs w:val="22"/>
                <w:bdr w:val="nil"/>
                <w:rtl w:val="0"/>
              </w:rPr>
              <w:t>____________________ make(s) it possible for each user to perform tasks such as signing in to the computer, keeping information confidential and computer settings protected, and customizing Windows.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2"/>
                <w:szCs w:val="22"/>
                <w:bdr w:val="nil"/>
                <w:rtl w:val="0"/>
              </w:rPr>
              <w:t>Information is saved for each user account, including the rights</w:t>
            </w:r>
            <w:r>
              <w:rPr>
                <w:rStyle w:val="DefaultParagraphFont"/>
                <w:rFonts w:ascii="Times New Roman" w:eastAsia="Times New Roman" w:hAnsi="Times New Roman" w:cs="Times New Roman"/>
                <w:b w:val="0"/>
                <w:bCs w:val="0"/>
                <w:i w:val="0"/>
                <w:iCs w:val="0"/>
                <w:smallCaps w:val="0"/>
                <w:strike/>
                <w:color w:val="000000"/>
                <w:sz w:val="22"/>
                <w:szCs w:val="22"/>
                <w:u w:val="none"/>
                <w:bdr w:val="nil"/>
                <w:rtl w:val="0"/>
              </w:rPr>
              <w: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or ____________________, the user has for accessing a computer or computer resources.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permissions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PERMISSIONS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Permissions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1:57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____________________ account has full control of the computer and operating system.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1:58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____________________ account can install software that affects all users.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2:00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2"/>
                <w:szCs w:val="22"/>
                <w:bdr w:val="nil"/>
                <w:rtl w:val="0"/>
              </w:rPr>
              <w:t>When a task requires ____________________ access, the User Account Control feature might prompt you to authorize the task.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2"/>
                <w:szCs w:val="22"/>
                <w:bdr w:val="nil"/>
                <w:rtl w:val="0"/>
              </w:rPr>
              <w:t>____________________ is designed to prevent malicious software from being installed inadvertently.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7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 Control</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 CONTROL</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 control</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 control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2:03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2"/>
                <w:szCs w:val="22"/>
                <w:bdr w:val="nil"/>
                <w:rtl w:val="0"/>
              </w:rPr>
              <w:t>An administrator user can install or remove ____________________ devices.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hardware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HARDWARE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User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2:04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____________________ account is an account that works on only one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7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local</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LOCAL</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Local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Local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2:05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____________________ your account to the web, which allows you to carry your settings from computer to computer without needing a local account.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4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sync</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SYNC</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Sync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SCWIN 4-3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Microsoft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2:07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____________________ involves you selecting a picture and then adding gestures to use for your access to your account.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8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picture password</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PICTURE PASSWORD</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Picture Password</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Picture password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Picture Passwords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2"/>
                <w:szCs w:val="22"/>
                <w:bdr w:val="nil"/>
                <w:rtl w:val="0"/>
              </w:rPr>
              <w:t>A _____ is a moving picture that is displayed on the monitor when you have not interacted with the computer for a specified period of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9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saver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SAVER</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Screen Saver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saver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SCREENSAVER</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screensaver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Screensaver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Personalization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3:01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2"/>
                <w:szCs w:val="22"/>
                <w:bdr w:val="nil"/>
                <w:rtl w:val="0"/>
              </w:rPr>
              <w:t>Screen savers were designed to prevent the problem of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9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ghosting</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GHOSTING</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Ghosting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4-27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Personalization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3:02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9:51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Windows Module 04</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Module 04</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