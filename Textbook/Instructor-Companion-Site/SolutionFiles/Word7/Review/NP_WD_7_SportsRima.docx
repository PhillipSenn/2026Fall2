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0637" w14:textId="43C137F6" w:rsidR="00BD5199" w:rsidRDefault="00A6496A" w:rsidP="00A6496A">
      <w:pPr>
        <w:spacing w:after="0"/>
        <w:jc w:val="center"/>
      </w:pPr>
      <w:r>
        <w:rPr>
          <w:noProof/>
        </w:rPr>
        <w:drawing>
          <wp:inline distT="0" distB="0" distL="0" distR="0" wp14:anchorId="668CB1C1" wp14:editId="776A1CB8">
            <wp:extent cx="3542177" cy="1463040"/>
            <wp:effectExtent l="152400" t="114300" r="153670" b="1562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Review_sports.PNG"/>
                    <pic:cNvPicPr/>
                  </pic:nvPicPr>
                  <pic:blipFill>
                    <a:blip r:embed="rId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risscrossEtching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177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FF1376" w14:textId="6B518D22" w:rsidR="00E4280B" w:rsidRPr="007D20E9" w:rsidRDefault="007D20E9" w:rsidP="007D20E9">
      <w:pPr>
        <w:pStyle w:val="Title"/>
      </w:pPr>
      <w:r w:rsidRPr="007D20E9">
        <w:t>Stadium Time</w:t>
      </w:r>
      <w:r w:rsidR="00BC686E" w:rsidRPr="007D20E9">
        <w:t xml:space="preserve"> Trivia</w:t>
      </w:r>
    </w:p>
    <w:p w14:paraId="16A1B78D" w14:textId="2E7D3809" w:rsidR="00BC686E" w:rsidRDefault="007D20E9" w:rsidP="001F7D3A">
      <w:r>
        <w:t>Stadium Time</w:t>
      </w:r>
      <w:r w:rsidR="00BC686E">
        <w:t xml:space="preserve"> Trivia is a board game that tests your knowledge of </w:t>
      </w:r>
      <w:r w:rsidR="00BD5199">
        <w:t>all kinds of sports</w:t>
      </w:r>
      <w:r w:rsidR="00BC686E">
        <w:t xml:space="preserve"> trivia. As you make your way around the board, you travel through </w:t>
      </w:r>
      <w:r w:rsidR="00BD5199">
        <w:t>twenty legendary sports stadiums</w:t>
      </w:r>
      <w:r w:rsidR="00BC686E">
        <w:t xml:space="preserve">, answering questions about, among other things, </w:t>
      </w:r>
      <w:r w:rsidR="00BD5199">
        <w:t>players</w:t>
      </w:r>
      <w:r w:rsidR="00BC686E">
        <w:t xml:space="preserve">, </w:t>
      </w:r>
      <w:r w:rsidR="00BD5199">
        <w:t>coaches</w:t>
      </w:r>
      <w:r w:rsidR="00BC686E">
        <w:t xml:space="preserve">, </w:t>
      </w:r>
      <w:r w:rsidR="00BD5199">
        <w:t>teams</w:t>
      </w:r>
      <w:r w:rsidR="00BC686E">
        <w:t xml:space="preserve">, </w:t>
      </w:r>
      <w:r w:rsidR="00BD5199">
        <w:t>stadiums</w:t>
      </w:r>
      <w:r w:rsidR="00BC686E">
        <w:t xml:space="preserve">, </w:t>
      </w:r>
      <w:r w:rsidR="00BD5199">
        <w:t>leagues, game statistics, game rules</w:t>
      </w:r>
      <w:r w:rsidR="00BC686E">
        <w:t xml:space="preserve">, </w:t>
      </w:r>
      <w:r w:rsidR="00BD5199">
        <w:t>league records</w:t>
      </w:r>
      <w:r w:rsidR="00BC686E">
        <w:t xml:space="preserve">, and </w:t>
      </w:r>
      <w:r w:rsidR="00BD5199">
        <w:t>team mascots</w:t>
      </w:r>
      <w:r w:rsidR="00BC686E">
        <w:t xml:space="preserve">. </w:t>
      </w:r>
      <w:moveFromRangeStart w:id="0" w:author="Rima Khouri" w:date="2018-11-08T21:54:00Z" w:name="move529477396"/>
      <w:moveFrom w:id="1" w:author="Rima Khouri" w:date="2018-11-08T21:54:00Z">
        <w:r w:rsidR="00BC686E" w:rsidDel="00FC474F">
          <w:t xml:space="preserve">When you land on a </w:t>
        </w:r>
        <w:r w:rsidR="00BD5199" w:rsidDel="00FC474F">
          <w:t>Ref</w:t>
        </w:r>
        <w:r w:rsidR="00BC686E" w:rsidDel="00FC474F">
          <w:t xml:space="preserve"> It square, you get to watch a </w:t>
        </w:r>
        <w:r w:rsidR="00BD5199" w:rsidDel="00FC474F">
          <w:t>game</w:t>
        </w:r>
        <w:r w:rsidR="00BC686E" w:rsidDel="00FC474F">
          <w:t xml:space="preserve"> clip, provided on the accompanying USB drive, and then </w:t>
        </w:r>
        <w:r w:rsidR="00BD5199" w:rsidDel="00FC474F">
          <w:t>play referee, making calls on the action</w:t>
        </w:r>
        <w:r w:rsidR="00BC686E" w:rsidDel="00FC474F">
          <w:t xml:space="preserve">. </w:t>
        </w:r>
      </w:moveFrom>
      <w:moveFromRangeEnd w:id="0"/>
      <w:r w:rsidR="00102A22">
        <w:t xml:space="preserve">Even the most knowledgeable </w:t>
      </w:r>
      <w:r w:rsidR="00BD5199">
        <w:t>sports</w:t>
      </w:r>
      <w:r w:rsidR="004B3B70">
        <w:t xml:space="preserve"> enthusiasts will enjoy this </w:t>
      </w:r>
      <w:r w:rsidR="00737F8D">
        <w:t>challenging</w:t>
      </w:r>
      <w:r w:rsidR="004B3B70">
        <w:t xml:space="preserve"> game.</w:t>
      </w:r>
      <w:ins w:id="2" w:author="Rima Khouri" w:date="2018-11-08T21:54:00Z">
        <w:r w:rsidR="00FC474F" w:rsidRPr="00FC474F">
          <w:t xml:space="preserve"> </w:t>
        </w:r>
      </w:ins>
      <w:moveToRangeStart w:id="3" w:author="Rima Khouri" w:date="2018-11-08T21:54:00Z" w:name="move529477396"/>
      <w:moveTo w:id="4" w:author="Rima Khouri" w:date="2018-11-08T21:54:00Z">
        <w:r w:rsidR="00FC474F">
          <w:t>When you land on a Ref It square, you get to watch a game clip, provided on the accompanying USB drive</w:t>
        </w:r>
      </w:moveTo>
      <w:ins w:id="5" w:author="Rima Khouri" w:date="2018-11-08T21:54:00Z">
        <w:r w:rsidR="00FC474F">
          <w:t>s</w:t>
        </w:r>
      </w:ins>
      <w:moveTo w:id="6" w:author="Rima Khouri" w:date="2018-11-08T21:54:00Z">
        <w:r w:rsidR="00FC474F">
          <w:t>, and then play referee, making calls on the action.</w:t>
        </w:r>
      </w:moveTo>
      <w:moveToRangeEnd w:id="3"/>
    </w:p>
    <w:p w14:paraId="3E7DD843" w14:textId="0E2A4A57" w:rsidR="00266FFA" w:rsidRDefault="000355F7" w:rsidP="001F7D3A">
      <w:r>
        <w:t xml:space="preserve">Each boxed set comes with </w:t>
      </w:r>
      <w:commentRangeStart w:id="7"/>
      <w:r>
        <w:t xml:space="preserve">300 </w:t>
      </w:r>
      <w:commentRangeEnd w:id="7"/>
      <w:r w:rsidR="00FC474F">
        <w:rPr>
          <w:rStyle w:val="CommentReference"/>
        </w:rPr>
        <w:commentReference w:id="7"/>
      </w:r>
      <w:r>
        <w:t xml:space="preserve">cards, divided into the following categories: </w:t>
      </w:r>
      <w:r w:rsidR="00BD5199">
        <w:t>Stadiums</w:t>
      </w:r>
      <w:r>
        <w:t xml:space="preserve">, </w:t>
      </w:r>
      <w:r w:rsidR="00BD5199">
        <w:t>Players</w:t>
      </w:r>
      <w:r>
        <w:t xml:space="preserve">, </w:t>
      </w:r>
      <w:r w:rsidR="00BD5199">
        <w:t>Stats</w:t>
      </w:r>
      <w:r w:rsidR="00B85022">
        <w:t xml:space="preserve">, </w:t>
      </w:r>
      <w:r w:rsidR="00BD5199">
        <w:t>Rules</w:t>
      </w:r>
      <w:r>
        <w:t xml:space="preserve">, </w:t>
      </w:r>
      <w:r w:rsidR="00BD5199">
        <w:t>Records</w:t>
      </w:r>
      <w:r>
        <w:t xml:space="preserve">, </w:t>
      </w:r>
      <w:r w:rsidR="00BD5199">
        <w:t>History</w:t>
      </w:r>
      <w:r>
        <w:t xml:space="preserve">, and Miscellaneous. Two to six players can finish this fast-paced game in forty-five minutes. Game rules are provided in a handy booklet included in the boxed set, with elaboration on the fine points of the game available on the </w:t>
      </w:r>
      <w:r w:rsidR="007D20E9">
        <w:t>Stadium Time</w:t>
      </w:r>
      <w:r>
        <w:t xml:space="preserve"> Trivia web site, at </w:t>
      </w:r>
      <w:r w:rsidR="007D20E9">
        <w:t>StadiumTime</w:t>
      </w:r>
      <w:r>
        <w:t xml:space="preserve">Trivia.cengage.com. </w:t>
      </w:r>
      <w:r w:rsidR="00CF0089">
        <w:t xml:space="preserve">Gamers who </w:t>
      </w:r>
      <w:r w:rsidR="00B85022">
        <w:t xml:space="preserve">are </w:t>
      </w:r>
      <w:r w:rsidR="00CF0089">
        <w:t xml:space="preserve">just starting to learn about </w:t>
      </w:r>
      <w:r w:rsidR="00BD5199">
        <w:t>sports</w:t>
      </w:r>
      <w:r w:rsidR="00CF0089">
        <w:t xml:space="preserve"> trivia</w:t>
      </w:r>
      <w:r>
        <w:t xml:space="preserve"> will enjoy the stream-lined, simplified rules. More </w:t>
      </w:r>
      <w:r w:rsidR="00CF0089">
        <w:t xml:space="preserve">knowledgeable </w:t>
      </w:r>
      <w:r w:rsidR="00BD5199">
        <w:t>sports fan</w:t>
      </w:r>
      <w:r w:rsidR="00CF0089">
        <w:t>s</w:t>
      </w:r>
      <w:r>
        <w:t xml:space="preserve"> can go twice around the board, using the expert rules, for twice the fun. </w:t>
      </w:r>
    </w:p>
    <w:p w14:paraId="2D754DE3" w14:textId="78621C30" w:rsidR="00FB354E" w:rsidRDefault="00266FFA" w:rsidP="001F7D3A">
      <w:r>
        <w:t xml:space="preserve">The </w:t>
      </w:r>
      <w:r w:rsidR="007D20E9">
        <w:t>Stadium Time</w:t>
      </w:r>
      <w:r>
        <w:t xml:space="preserve"> Trivia Expansion Pack contains 250 extra cards, and a USB drive with </w:t>
      </w:r>
      <w:r w:rsidR="009E2288">
        <w:t>6</w:t>
      </w:r>
      <w:r>
        <w:t xml:space="preserve">0 </w:t>
      </w:r>
      <w:r w:rsidR="00BD5199">
        <w:t>game</w:t>
      </w:r>
      <w:r>
        <w:t xml:space="preserve"> clips. The Expansion Pack will be available as a separate item on our web site. It will also be available as part of the Premier Package, which includes both the full </w:t>
      </w:r>
      <w:r w:rsidR="007D20E9">
        <w:t>Stadium Time</w:t>
      </w:r>
      <w:r>
        <w:t xml:space="preserve"> Trivia boxed set and the Expansion Pack. We eventually plan to release a Junior Level Expansion Pack, with </w:t>
      </w:r>
      <w:r w:rsidR="0036489D">
        <w:t>easier questions suitable for children</w:t>
      </w:r>
      <w:r>
        <w:t>.</w:t>
      </w:r>
    </w:p>
    <w:p w14:paraId="2E58F942" w14:textId="277DC15C" w:rsidR="001F7D3A" w:rsidRPr="00BD5199" w:rsidRDefault="0036489D" w:rsidP="007D20E9">
      <w:pPr>
        <w:pStyle w:val="Heading1"/>
      </w:pPr>
      <w:r>
        <w:t>Our</w:t>
      </w:r>
      <w:r w:rsidR="00266FFA" w:rsidRPr="00BD5199">
        <w:t xml:space="preserve"> </w:t>
      </w:r>
      <w:r w:rsidR="002C4A98" w:rsidRPr="007D20E9">
        <w:t>Goals</w:t>
      </w:r>
    </w:p>
    <w:p w14:paraId="2592D39D" w14:textId="37B028E2" w:rsidR="00682D00" w:rsidRPr="00E170E7" w:rsidRDefault="002102FF" w:rsidP="001F7D3A">
      <w:r>
        <w:t xml:space="preserve">PYRAMID </w:t>
      </w:r>
      <w:r w:rsidR="007D20E9">
        <w:t>Games</w:t>
      </w:r>
      <w:r w:rsidR="00682D00" w:rsidRPr="00E170E7">
        <w:t xml:space="preserve"> has </w:t>
      </w:r>
      <w:r w:rsidR="00230BE6" w:rsidRPr="00E170E7">
        <w:t>finished</w:t>
      </w:r>
      <w:r w:rsidR="00682D00" w:rsidRPr="00E170E7">
        <w:t xml:space="preserve"> the </w:t>
      </w:r>
      <w:r w:rsidR="0036489D">
        <w:t>initial</w:t>
      </w:r>
      <w:r w:rsidR="003206A2" w:rsidRPr="00E170E7">
        <w:t xml:space="preserve"> </w:t>
      </w:r>
      <w:r w:rsidR="00230BE6" w:rsidRPr="00E170E7">
        <w:t xml:space="preserve">board design, and is currently testing over </w:t>
      </w:r>
      <w:r w:rsidR="0036489D">
        <w:t>7</w:t>
      </w:r>
      <w:r w:rsidR="00230BE6" w:rsidRPr="00E170E7">
        <w:t xml:space="preserve">0,000 possible trivia questions on </w:t>
      </w:r>
      <w:r w:rsidR="003206A2" w:rsidRPr="00E170E7">
        <w:t xml:space="preserve">our team of </w:t>
      </w:r>
      <w:r w:rsidR="0036489D">
        <w:t>sports-minded</w:t>
      </w:r>
      <w:r w:rsidR="00230BE6" w:rsidRPr="00E170E7">
        <w:t xml:space="preserve"> </w:t>
      </w:r>
      <w:r w:rsidR="003206A2" w:rsidRPr="00E170E7">
        <w:t>playtesters</w:t>
      </w:r>
      <w:r w:rsidR="00230BE6" w:rsidRPr="00E170E7">
        <w:t xml:space="preserve">. </w:t>
      </w:r>
      <w:r w:rsidR="003206A2" w:rsidRPr="00E170E7">
        <w:t xml:space="preserve">But we still have much more to accomplish. </w:t>
      </w:r>
      <w:r w:rsidR="00230BE6" w:rsidRPr="00E170E7">
        <w:t xml:space="preserve">This chart illustrates </w:t>
      </w:r>
      <w:r w:rsidR="00CD6AAE">
        <w:t xml:space="preserve">the 600 </w:t>
      </w:r>
      <w:r w:rsidR="00230BE6" w:rsidRPr="00E170E7">
        <w:t xml:space="preserve">hours of work that lie ahead in our quest to </w:t>
      </w:r>
      <w:r w:rsidR="0036489D">
        <w:t>release</w:t>
      </w:r>
      <w:r w:rsidR="00230BE6" w:rsidRPr="00E170E7">
        <w:t xml:space="preserve"> </w:t>
      </w:r>
      <w:r w:rsidR="007D20E9">
        <w:t>Stadium Time</w:t>
      </w:r>
      <w:r w:rsidR="00230BE6" w:rsidRPr="00E170E7">
        <w:t xml:space="preserve"> Trivia to </w:t>
      </w:r>
      <w:r w:rsidR="0036489D">
        <w:t>the public</w:t>
      </w:r>
      <w:r w:rsidR="00230BE6" w:rsidRPr="00E170E7">
        <w:t>.</w:t>
      </w:r>
    </w:p>
    <w:p w14:paraId="2C727601" w14:textId="71767A92" w:rsidR="001F7D3A" w:rsidRPr="00E170E7" w:rsidRDefault="001F7D3A" w:rsidP="001F7D3A">
      <w:r w:rsidRPr="00E170E7">
        <w:t>[Insert Excel chart]</w:t>
      </w:r>
    </w:p>
    <w:p w14:paraId="77FE53B5" w14:textId="4BE99D21" w:rsidR="003206A2" w:rsidRPr="00E170E7" w:rsidRDefault="00E170E7" w:rsidP="001F7D3A">
      <w:r w:rsidRPr="00E170E7">
        <w:t>If we achieve our preliminary fund-raising goal of $</w:t>
      </w:r>
      <w:r w:rsidR="0091078F">
        <w:t>20</w:t>
      </w:r>
      <w:r w:rsidRPr="00E170E7">
        <w:t xml:space="preserve">,000, we will be able to release the first edition of </w:t>
      </w:r>
      <w:r w:rsidR="007D20E9">
        <w:t>Stadium Time</w:t>
      </w:r>
      <w:r w:rsidRPr="00E170E7">
        <w:t xml:space="preserve"> Trivia by our target date of </w:t>
      </w:r>
      <w:r w:rsidR="0091078F">
        <w:t>April</w:t>
      </w:r>
      <w:r w:rsidRPr="00E170E7">
        <w:t xml:space="preserve"> 1. </w:t>
      </w:r>
      <w:r w:rsidR="004C3B8C">
        <w:t>Like most game designers, we also have additional goals,</w:t>
      </w:r>
      <w:r w:rsidRPr="00E170E7">
        <w:t xml:space="preserve"> which </w:t>
      </w:r>
      <w:r>
        <w:t xml:space="preserve">we can achieve only with </w:t>
      </w:r>
      <w:r w:rsidR="004C3B8C">
        <w:t>ancillary</w:t>
      </w:r>
      <w:r w:rsidRPr="00E170E7">
        <w:t xml:space="preserve"> funding</w:t>
      </w:r>
      <w:r>
        <w:t>,</w:t>
      </w:r>
      <w:r w:rsidRPr="00E170E7">
        <w:t xml:space="preserve"> as explained here: </w:t>
      </w:r>
    </w:p>
    <w:p w14:paraId="6D483357" w14:textId="5DE5D2B5" w:rsidR="001F7D3A" w:rsidRPr="00655203" w:rsidRDefault="001F7D3A" w:rsidP="001F7D3A">
      <w:r w:rsidRPr="00E170E7">
        <w:t>[Insert Excel worksheet]</w:t>
      </w:r>
    </w:p>
    <w:p w14:paraId="05E67F94" w14:textId="048DD2DB" w:rsidR="001F7D3A" w:rsidRPr="007D20E9" w:rsidRDefault="001F0673" w:rsidP="007D20E9">
      <w:pPr>
        <w:pStyle w:val="Heading1"/>
      </w:pPr>
      <w:r w:rsidRPr="007D20E9">
        <w:lastRenderedPageBreak/>
        <w:t>Your Reward for Investing</w:t>
      </w:r>
    </w:p>
    <w:p w14:paraId="76B904B0" w14:textId="67C7842D" w:rsidR="00511185" w:rsidRDefault="00266FFA">
      <w:r>
        <w:t xml:space="preserve">Invest in </w:t>
      </w:r>
      <w:r w:rsidR="007D20E9">
        <w:t>Stadium Time</w:t>
      </w:r>
      <w:r>
        <w:t xml:space="preserve"> Trivia now, and you’ll receive two free copies of the </w:t>
      </w:r>
      <w:r w:rsidR="009E2288">
        <w:t>Deluxe Edition</w:t>
      </w:r>
      <w:r>
        <w:t xml:space="preserve">, </w:t>
      </w:r>
      <w:r w:rsidR="009E2288">
        <w:t>which includes</w:t>
      </w:r>
      <w:r>
        <w:t xml:space="preserve"> the complete boxed set</w:t>
      </w:r>
      <w:r w:rsidR="009E2288">
        <w:t xml:space="preserve"> plus</w:t>
      </w:r>
      <w:r>
        <w:t xml:space="preserve"> the </w:t>
      </w:r>
      <w:r w:rsidR="00682D00">
        <w:t xml:space="preserve">Expansion Pack. You’ll also be invited to the </w:t>
      </w:r>
      <w:r w:rsidR="007D20E9">
        <w:t>Stadium Time</w:t>
      </w:r>
      <w:r w:rsidR="00682D00">
        <w:t xml:space="preserve"> Trivia </w:t>
      </w:r>
      <w:r w:rsidR="00BE204D">
        <w:t>Release Party</w:t>
      </w:r>
      <w:r w:rsidR="00682D00">
        <w:t xml:space="preserve"> on </w:t>
      </w:r>
      <w:r w:rsidR="007D20E9">
        <w:t>May</w:t>
      </w:r>
      <w:r w:rsidR="00170E41">
        <w:t xml:space="preserve"> 17</w:t>
      </w:r>
      <w:r w:rsidR="00682D00">
        <w:t>.</w:t>
      </w:r>
      <w:r w:rsidR="00E170E7">
        <w:t xml:space="preserve"> Click here to learn more about this fun event</w:t>
      </w:r>
      <w:ins w:id="8" w:author="Rima Khouri" w:date="2018-11-08T21:55:00Z">
        <w:r w:rsidR="00FC474F">
          <w:t xml:space="preserve"> or contact Student Name</w:t>
        </w:r>
      </w:ins>
      <w:r w:rsidR="00E170E7">
        <w:t>.</w:t>
      </w:r>
    </w:p>
    <w:sectPr w:rsidR="00511185" w:rsidSect="008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Rima Khouri" w:date="2018-11-08T21:55:00Z" w:initials="RK">
    <w:p w14:paraId="44357133" w14:textId="2CF25D03" w:rsidR="00FC474F" w:rsidRDefault="00FC474F">
      <w:pPr>
        <w:pStyle w:val="CommentText"/>
      </w:pPr>
      <w:r>
        <w:rPr>
          <w:rStyle w:val="CommentReference"/>
        </w:rPr>
        <w:annotationRef/>
      </w:r>
      <w:r>
        <w:t>Should this be 325?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3571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357133" w16cid:durableId="1F8F2F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ima Khouri">
    <w15:presenceInfo w15:providerId="None" w15:userId="Rima Khou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3A"/>
    <w:rsid w:val="000355F7"/>
    <w:rsid w:val="00102A22"/>
    <w:rsid w:val="001549C9"/>
    <w:rsid w:val="00170E41"/>
    <w:rsid w:val="001F0673"/>
    <w:rsid w:val="001F7D3A"/>
    <w:rsid w:val="002102FF"/>
    <w:rsid w:val="00230BE6"/>
    <w:rsid w:val="0025313A"/>
    <w:rsid w:val="00254E49"/>
    <w:rsid w:val="00266FFA"/>
    <w:rsid w:val="002929A2"/>
    <w:rsid w:val="002C4A98"/>
    <w:rsid w:val="0030182D"/>
    <w:rsid w:val="003206A2"/>
    <w:rsid w:val="0036489D"/>
    <w:rsid w:val="003A2496"/>
    <w:rsid w:val="00410317"/>
    <w:rsid w:val="004729D0"/>
    <w:rsid w:val="004B3B70"/>
    <w:rsid w:val="004C2A57"/>
    <w:rsid w:val="004C3B8C"/>
    <w:rsid w:val="004C6F9C"/>
    <w:rsid w:val="0054473B"/>
    <w:rsid w:val="005925F0"/>
    <w:rsid w:val="005B09C4"/>
    <w:rsid w:val="00682D00"/>
    <w:rsid w:val="006F4E26"/>
    <w:rsid w:val="006F67F7"/>
    <w:rsid w:val="00737F8D"/>
    <w:rsid w:val="007D20E9"/>
    <w:rsid w:val="00816823"/>
    <w:rsid w:val="008E77C2"/>
    <w:rsid w:val="0091078F"/>
    <w:rsid w:val="00927765"/>
    <w:rsid w:val="00974962"/>
    <w:rsid w:val="009E2288"/>
    <w:rsid w:val="009E4403"/>
    <w:rsid w:val="00A0031E"/>
    <w:rsid w:val="00A46AE2"/>
    <w:rsid w:val="00A6496A"/>
    <w:rsid w:val="00AA29A4"/>
    <w:rsid w:val="00AC341A"/>
    <w:rsid w:val="00B85022"/>
    <w:rsid w:val="00B86411"/>
    <w:rsid w:val="00BC37E4"/>
    <w:rsid w:val="00BC686E"/>
    <w:rsid w:val="00BD5199"/>
    <w:rsid w:val="00BE204D"/>
    <w:rsid w:val="00BE56A9"/>
    <w:rsid w:val="00C80730"/>
    <w:rsid w:val="00CD6AAE"/>
    <w:rsid w:val="00CF0089"/>
    <w:rsid w:val="00DA5587"/>
    <w:rsid w:val="00DB68EE"/>
    <w:rsid w:val="00E170E7"/>
    <w:rsid w:val="00E22E42"/>
    <w:rsid w:val="00E4280B"/>
    <w:rsid w:val="00F71D77"/>
    <w:rsid w:val="00FB354E"/>
    <w:rsid w:val="00FC474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03E4"/>
  <w15:chartTrackingRefBased/>
  <w15:docId w15:val="{E8B178A8-CAC5-4018-92BD-4E6D8F61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411"/>
  </w:style>
  <w:style w:type="paragraph" w:styleId="Heading1">
    <w:name w:val="heading 1"/>
    <w:basedOn w:val="Normal"/>
    <w:next w:val="Normal"/>
    <w:link w:val="Heading1Char"/>
    <w:uiPriority w:val="9"/>
    <w:qFormat/>
    <w:rsid w:val="00B8641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1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1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1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1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11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86411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6411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9E44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440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44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40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03"/>
    <w:rPr>
      <w:rFonts w:ascii="Segoe UI" w:eastAsiaTheme="minorEastAsia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1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1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1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1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1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1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641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11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11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B86411"/>
    <w:rPr>
      <w:b/>
      <w:bCs/>
    </w:rPr>
  </w:style>
  <w:style w:type="character" w:styleId="Emphasis">
    <w:name w:val="Emphasis"/>
    <w:basedOn w:val="DefaultParagraphFont"/>
    <w:uiPriority w:val="20"/>
    <w:qFormat/>
    <w:rsid w:val="00B86411"/>
    <w:rPr>
      <w:i/>
      <w:iCs/>
      <w:color w:val="000000" w:themeColor="text1"/>
    </w:rPr>
  </w:style>
  <w:style w:type="paragraph" w:styleId="NoSpacing">
    <w:name w:val="No Spacing"/>
    <w:uiPriority w:val="1"/>
    <w:qFormat/>
    <w:rsid w:val="00B8641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86411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6411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1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11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8641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864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8641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8641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8641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641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2021-09-12T01:37:00Z</dcterms:created>
  <dcterms:modified xsi:type="dcterms:W3CDTF">2021-09-12T01:37:00Z</dcterms:modified>
</cp:coreProperties>
</file>