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42F8" w14:textId="44C96CA2" w:rsidR="00C27D88" w:rsidRPr="00085BB1" w:rsidRDefault="00F8702D" w:rsidP="00917ABA">
      <w:pPr>
        <w:pStyle w:val="Title"/>
        <w:jc w:val="center"/>
        <w:rPr>
          <w:rFonts w:ascii="Bodoni MT" w:hAnsi="Bodoni MT"/>
          <w:sz w:val="44"/>
        </w:rPr>
      </w:pPr>
      <w:r>
        <w:rPr>
          <w:rFonts w:ascii="Bodoni MT" w:hAnsi="Bodoni MT"/>
          <w:sz w:val="44"/>
        </w:rPr>
        <w:t>Streamers Celebrations, LLC</w:t>
      </w:r>
    </w:p>
    <w:p w14:paraId="2F360D5F" w14:textId="63CD538A" w:rsidR="00C27D88" w:rsidRPr="00C27D88" w:rsidRDefault="00C27D88" w:rsidP="00F8702D">
      <w:pPr>
        <w:pStyle w:val="Heading2"/>
        <w:spacing w:before="0"/>
        <w:jc w:val="center"/>
        <w:rPr>
          <w:sz w:val="20"/>
        </w:rPr>
      </w:pPr>
      <w:r w:rsidRPr="00C27D88">
        <w:rPr>
          <w:sz w:val="20"/>
        </w:rPr>
        <w:t xml:space="preserve">2833 </w:t>
      </w:r>
      <w:r w:rsidR="00917ABA">
        <w:rPr>
          <w:sz w:val="20"/>
        </w:rPr>
        <w:t>Margaret Hamilton Drive</w:t>
      </w:r>
      <w:r w:rsidR="005F6BEE">
        <w:rPr>
          <w:sz w:val="20"/>
        </w:rPr>
        <w:t>, Suite 1010</w:t>
      </w:r>
    </w:p>
    <w:p w14:paraId="47ABB0DB" w14:textId="4A12BDBA" w:rsidR="00C27D88" w:rsidRPr="00C27D88" w:rsidRDefault="00917ABA" w:rsidP="00F8702D">
      <w:pPr>
        <w:pStyle w:val="Heading2"/>
        <w:spacing w:before="0"/>
        <w:jc w:val="center"/>
        <w:rPr>
          <w:sz w:val="20"/>
        </w:rPr>
      </w:pPr>
      <w:r>
        <w:rPr>
          <w:sz w:val="20"/>
        </w:rPr>
        <w:t>Jackson, Mississippi</w:t>
      </w:r>
      <w:r w:rsidR="00085BB1">
        <w:rPr>
          <w:sz w:val="20"/>
        </w:rPr>
        <w:t xml:space="preserve"> </w:t>
      </w:r>
      <w:r>
        <w:rPr>
          <w:sz w:val="20"/>
        </w:rPr>
        <w:t>39207</w:t>
      </w:r>
    </w:p>
    <w:p w14:paraId="20AC9601" w14:textId="4DD1CEAB" w:rsidR="00C27D88" w:rsidRPr="00C27D88" w:rsidRDefault="00884524" w:rsidP="00F8702D">
      <w:pPr>
        <w:pStyle w:val="Heading2"/>
        <w:spacing w:before="0"/>
        <w:jc w:val="center"/>
        <w:rPr>
          <w:sz w:val="20"/>
        </w:rPr>
      </w:pPr>
      <w:r>
        <w:rPr>
          <w:sz w:val="20"/>
        </w:rPr>
        <w:t>601</w:t>
      </w:r>
      <w:r w:rsidR="00C27D88" w:rsidRPr="00C27D88">
        <w:rPr>
          <w:sz w:val="20"/>
        </w:rPr>
        <w:t>-555-</w:t>
      </w:r>
      <w:r>
        <w:rPr>
          <w:sz w:val="20"/>
        </w:rPr>
        <w:t>0105</w:t>
      </w:r>
    </w:p>
    <w:p w14:paraId="1803730A" w14:textId="3E4D3E3B" w:rsidR="00C27D88" w:rsidRPr="00C27D88" w:rsidRDefault="00C27D88" w:rsidP="00F8702D">
      <w:pPr>
        <w:pStyle w:val="Heading2"/>
        <w:pBdr>
          <w:bottom w:val="single" w:sz="4" w:space="1" w:color="auto"/>
        </w:pBdr>
        <w:spacing w:before="0"/>
        <w:jc w:val="center"/>
        <w:rPr>
          <w:i/>
          <w:sz w:val="20"/>
        </w:rPr>
      </w:pPr>
      <w:r w:rsidRPr="00C27D88">
        <w:rPr>
          <w:i/>
          <w:sz w:val="20"/>
        </w:rPr>
        <w:t>www.</w:t>
      </w:r>
      <w:r w:rsidR="00917ABA">
        <w:rPr>
          <w:i/>
          <w:sz w:val="20"/>
        </w:rPr>
        <w:t>StreamersCelebrations</w:t>
      </w:r>
      <w:r w:rsidRPr="00C27D88">
        <w:rPr>
          <w:i/>
          <w:sz w:val="20"/>
        </w:rPr>
        <w:t>.Cengage.Com</w:t>
      </w:r>
    </w:p>
    <w:p w14:paraId="576115D5" w14:textId="77777777" w:rsidR="00C27D88" w:rsidRDefault="00C27D88"/>
    <w:p w14:paraId="428F65FE" w14:textId="77777777" w:rsidR="004D21C8" w:rsidRDefault="004D21C8"/>
    <w:p w14:paraId="1248A468" w14:textId="77777777" w:rsidR="004D21C8" w:rsidRDefault="004D21C8"/>
    <w:p w14:paraId="07D7E92D" w14:textId="77777777" w:rsidR="004D21C8" w:rsidRDefault="004D21C8"/>
    <w:p w14:paraId="01190A17" w14:textId="78ED1D37" w:rsidR="00511185" w:rsidRDefault="00294DEC">
      <w:ins w:id="0" w:author="Student Name" w:date="2022-02-05T14:13:00Z">
        <w:r>
          <w:t>Current date in March 1, 2025 format</w:t>
        </w:r>
      </w:ins>
      <w:del w:id="1" w:author="Student Name" w:date="2022-02-05T14:13:00Z">
        <w:r w:rsidR="002D53A6" w:rsidDel="00294DEC">
          <w:delText>3/1/</w:delText>
        </w:r>
        <w:r w:rsidR="00C86818" w:rsidDel="00294DEC">
          <w:delText>202</w:delText>
        </w:r>
        <w:r w:rsidDel="00294DEC">
          <w:delText>5</w:delText>
        </w:r>
      </w:del>
    </w:p>
    <w:p w14:paraId="38A4C44F" w14:textId="77777777" w:rsidR="003275D2" w:rsidRDefault="003275D2"/>
    <w:p w14:paraId="240BEE22" w14:textId="76853297" w:rsidR="003275D2" w:rsidRDefault="00FA256D" w:rsidP="00596F6E">
      <w:pPr>
        <w:spacing w:after="0"/>
      </w:pPr>
      <w:r>
        <w:t>Charmain</w:t>
      </w:r>
      <w:r w:rsidR="003F6755">
        <w:t xml:space="preserve"> Darwin</w:t>
      </w:r>
    </w:p>
    <w:p w14:paraId="088FFFDC" w14:textId="216D9D02" w:rsidR="00371288" w:rsidRDefault="003F6755" w:rsidP="00596F6E">
      <w:pPr>
        <w:spacing w:after="0"/>
      </w:pPr>
      <w:r>
        <w:t>6</w:t>
      </w:r>
      <w:r w:rsidR="00C27D88">
        <w:t>744</w:t>
      </w:r>
      <w:r w:rsidR="003275D2">
        <w:t xml:space="preserve"> </w:t>
      </w:r>
      <w:r w:rsidR="00917ABA">
        <w:t xml:space="preserve">Jasper </w:t>
      </w:r>
      <w:del w:id="2" w:author="Student Name" w:date="2021-11-21T14:02:00Z">
        <w:r w:rsidR="00917ABA" w:rsidDel="00371288">
          <w:delText>Lane</w:delText>
        </w:r>
      </w:del>
      <w:ins w:id="3" w:author="Student Name" w:date="2021-11-21T14:02:00Z">
        <w:r w:rsidR="00371288">
          <w:t>Avenue</w:t>
        </w:r>
      </w:ins>
    </w:p>
    <w:p w14:paraId="44C79D72" w14:textId="500FF8D6" w:rsidR="003275D2" w:rsidRDefault="00917ABA">
      <w:r>
        <w:t>Jackson, Mississippi 39286</w:t>
      </w:r>
    </w:p>
    <w:p w14:paraId="38EFE5AC" w14:textId="77777777" w:rsidR="003275D2" w:rsidRDefault="003275D2">
      <w:r>
        <w:t xml:space="preserve">Dear </w:t>
      </w:r>
      <w:r w:rsidR="00C27D88">
        <w:t xml:space="preserve">Ms. </w:t>
      </w:r>
      <w:r w:rsidR="003F6755">
        <w:t>Darwin</w:t>
      </w:r>
      <w:r>
        <w:t>:</w:t>
      </w:r>
    </w:p>
    <w:p w14:paraId="664AC75B" w14:textId="60C4D72C" w:rsidR="003275D2" w:rsidRDefault="00FA256D">
      <w:r>
        <w:t xml:space="preserve">Thanks for taking the time to talk about the picnic last week. </w:t>
      </w:r>
      <w:r w:rsidR="00C27D88">
        <w:t xml:space="preserve">Here is the </w:t>
      </w:r>
      <w:r w:rsidR="003F6755">
        <w:t>budget we discusse</w:t>
      </w:r>
      <w:r>
        <w:t>d</w:t>
      </w:r>
      <w:r w:rsidR="00C27D88">
        <w:t>:</w:t>
      </w:r>
    </w:p>
    <w:p w14:paraId="181401B7" w14:textId="2FA9EBD1" w:rsidR="006C5C09" w:rsidRDefault="006C5C09"/>
    <w:tbl>
      <w:tblPr>
        <w:tblStyle w:val="GridTable4-Accent5"/>
        <w:tblW w:w="3840" w:type="dxa"/>
        <w:tblLook w:val="04A0" w:firstRow="1" w:lastRow="0" w:firstColumn="1" w:lastColumn="0" w:noHBand="0" w:noVBand="1"/>
      </w:tblPr>
      <w:tblGrid>
        <w:gridCol w:w="2200"/>
        <w:gridCol w:w="1640"/>
      </w:tblGrid>
      <w:tr w:rsidR="006C5C09" w:rsidRPr="006C5C09" w14:paraId="73469B91" w14:textId="77777777" w:rsidTr="002D5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375DBD82" w14:textId="76077B59" w:rsidR="006C5C09" w:rsidRPr="006C5C09" w:rsidRDefault="006C5C09" w:rsidP="006C5C09">
            <w:r w:rsidRPr="006C5C09">
              <w:t>Item</w:t>
            </w:r>
          </w:p>
        </w:tc>
        <w:tc>
          <w:tcPr>
            <w:tcW w:w="1640" w:type="dxa"/>
            <w:noWrap/>
            <w:hideMark/>
          </w:tcPr>
          <w:p w14:paraId="223C02DD" w14:textId="77777777" w:rsidR="006C5C09" w:rsidRPr="006C5C09" w:rsidRDefault="006C5C09" w:rsidP="006C5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5C09">
              <w:t>Amount</w:t>
            </w:r>
          </w:p>
        </w:tc>
      </w:tr>
      <w:tr w:rsidR="006C5C09" w:rsidRPr="006C5C09" w14:paraId="41604923" w14:textId="77777777" w:rsidTr="002D5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76CB0E39" w14:textId="77777777" w:rsidR="006C5C09" w:rsidRPr="006C5C09" w:rsidRDefault="006C5C09" w:rsidP="006C5C09">
            <w:r w:rsidRPr="006C5C09">
              <w:t>Food and beverages</w:t>
            </w:r>
          </w:p>
        </w:tc>
        <w:tc>
          <w:tcPr>
            <w:tcW w:w="1640" w:type="dxa"/>
            <w:noWrap/>
            <w:hideMark/>
          </w:tcPr>
          <w:p w14:paraId="66ED86FB" w14:textId="77777777" w:rsidR="006C5C09" w:rsidRPr="006C5C09" w:rsidRDefault="006C5C09" w:rsidP="006C5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09">
              <w:t xml:space="preserve">$3,250 </w:t>
            </w:r>
          </w:p>
        </w:tc>
      </w:tr>
      <w:tr w:rsidR="006C5C09" w:rsidRPr="006C5C09" w14:paraId="3B9BA674" w14:textId="77777777" w:rsidTr="002D53A6">
        <w:trPr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25E2AA85" w14:textId="77777777" w:rsidR="006C5C09" w:rsidRPr="006C5C09" w:rsidRDefault="006C5C09" w:rsidP="006C5C09">
            <w:r w:rsidRPr="006C5C09">
              <w:t>Pavilion rental</w:t>
            </w:r>
          </w:p>
        </w:tc>
        <w:tc>
          <w:tcPr>
            <w:tcW w:w="1640" w:type="dxa"/>
            <w:noWrap/>
            <w:hideMark/>
          </w:tcPr>
          <w:p w14:paraId="03B46BE3" w14:textId="77777777" w:rsidR="006C5C09" w:rsidRPr="006C5C09" w:rsidRDefault="006C5C09" w:rsidP="006C5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09">
              <w:t xml:space="preserve">$125 </w:t>
            </w:r>
          </w:p>
        </w:tc>
      </w:tr>
      <w:tr w:rsidR="006C5C09" w:rsidRPr="006C5C09" w14:paraId="6D7B5047" w14:textId="77777777" w:rsidTr="002D5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5D4D7273" w14:textId="77777777" w:rsidR="006C5C09" w:rsidRPr="006C5C09" w:rsidRDefault="006C5C09" w:rsidP="006C5C09">
            <w:r w:rsidRPr="006C5C09">
              <w:t>Equipment rental</w:t>
            </w:r>
          </w:p>
        </w:tc>
        <w:tc>
          <w:tcPr>
            <w:tcW w:w="1640" w:type="dxa"/>
            <w:noWrap/>
            <w:hideMark/>
          </w:tcPr>
          <w:p w14:paraId="7F2C9C76" w14:textId="77777777" w:rsidR="006C5C09" w:rsidRPr="006C5C09" w:rsidRDefault="006C5C09" w:rsidP="006C5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09">
              <w:t xml:space="preserve">$625 </w:t>
            </w:r>
          </w:p>
        </w:tc>
      </w:tr>
      <w:tr w:rsidR="006C5C09" w:rsidRPr="006C5C09" w14:paraId="53EE3F84" w14:textId="77777777" w:rsidTr="002D53A6">
        <w:trPr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2EC3A5E9" w14:textId="77777777" w:rsidR="006C5C09" w:rsidRPr="006C5C09" w:rsidRDefault="006C5C09" w:rsidP="006C5C09">
            <w:r w:rsidRPr="006C5C09">
              <w:t>Entertainment</w:t>
            </w:r>
          </w:p>
        </w:tc>
        <w:tc>
          <w:tcPr>
            <w:tcW w:w="1640" w:type="dxa"/>
            <w:noWrap/>
            <w:hideMark/>
          </w:tcPr>
          <w:p w14:paraId="22C0A7B3" w14:textId="77777777" w:rsidR="006C5C09" w:rsidRPr="006C5C09" w:rsidRDefault="006C5C09" w:rsidP="006C5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09">
              <w:t xml:space="preserve">$1,200 </w:t>
            </w:r>
          </w:p>
        </w:tc>
      </w:tr>
    </w:tbl>
    <w:p w14:paraId="5DCEE006" w14:textId="7B09525E" w:rsidR="00C27D88" w:rsidRDefault="00C27D88"/>
    <w:p w14:paraId="64752A95" w14:textId="510FEED7" w:rsidR="00695320" w:rsidRDefault="00FA256D">
      <w:r>
        <w:t>Next week I suggest we visit the Renoir Park Pavilion, so you can decide for sure if that’s the site you prefer</w:t>
      </w:r>
      <w:r w:rsidRPr="009F3877">
        <w:t>.</w:t>
      </w:r>
      <w:ins w:id="4" w:author="Student Name" w:date="2021-11-21T14:02:00Z">
        <w:r w:rsidR="00371288">
          <w:t xml:space="preserve"> In the meantime, please call if you have any questions.</w:t>
        </w:r>
      </w:ins>
    </w:p>
    <w:p w14:paraId="7DEF7F40" w14:textId="77777777" w:rsidR="002C34CD" w:rsidRDefault="00761EEF">
      <w:r>
        <w:t>Sincerely yours,</w:t>
      </w:r>
    </w:p>
    <w:p w14:paraId="67F1B462" w14:textId="77777777" w:rsidR="00761EEF" w:rsidRDefault="00761EEF"/>
    <w:p w14:paraId="3EA1F070" w14:textId="77777777" w:rsidR="00761EEF" w:rsidRDefault="00761EEF"/>
    <w:p w14:paraId="6591D48C" w14:textId="7097610F" w:rsidR="00761EEF" w:rsidRDefault="00C27D88" w:rsidP="00C27D88">
      <w:r>
        <w:t>Student Nam</w:t>
      </w:r>
      <w:r w:rsidR="00E24EE3">
        <w:t>e</w:t>
      </w:r>
      <w:r w:rsidR="00596F6E">
        <w:br/>
      </w:r>
      <w:r w:rsidR="00FA256D">
        <w:t>Event</w:t>
      </w:r>
      <w:r w:rsidR="00773C0D">
        <w:t xml:space="preserve"> Planner</w:t>
      </w:r>
    </w:p>
    <w:sectPr w:rsidR="00761EEF" w:rsidSect="009167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FA88F7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udent Name">
    <w15:presenceInfo w15:providerId="None" w15:userId="Student Na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7F"/>
    <w:rsid w:val="000423DD"/>
    <w:rsid w:val="00085BB1"/>
    <w:rsid w:val="0009417B"/>
    <w:rsid w:val="00106900"/>
    <w:rsid w:val="00142DA8"/>
    <w:rsid w:val="00273403"/>
    <w:rsid w:val="00273CB7"/>
    <w:rsid w:val="00284847"/>
    <w:rsid w:val="002929A2"/>
    <w:rsid w:val="00294DEC"/>
    <w:rsid w:val="002C34CD"/>
    <w:rsid w:val="002D53A6"/>
    <w:rsid w:val="002E27E9"/>
    <w:rsid w:val="003261D7"/>
    <w:rsid w:val="003275D2"/>
    <w:rsid w:val="00371288"/>
    <w:rsid w:val="003A56CF"/>
    <w:rsid w:val="003F6755"/>
    <w:rsid w:val="00493859"/>
    <w:rsid w:val="004D21C8"/>
    <w:rsid w:val="00596F6E"/>
    <w:rsid w:val="005A2DD7"/>
    <w:rsid w:val="005F6BEE"/>
    <w:rsid w:val="00695320"/>
    <w:rsid w:val="006C5C09"/>
    <w:rsid w:val="00761EEF"/>
    <w:rsid w:val="00773C0D"/>
    <w:rsid w:val="007D215B"/>
    <w:rsid w:val="007E57E3"/>
    <w:rsid w:val="007F7A7F"/>
    <w:rsid w:val="00827F1C"/>
    <w:rsid w:val="00867167"/>
    <w:rsid w:val="00884524"/>
    <w:rsid w:val="00916755"/>
    <w:rsid w:val="00917ABA"/>
    <w:rsid w:val="009F3877"/>
    <w:rsid w:val="00B40AF8"/>
    <w:rsid w:val="00BE055C"/>
    <w:rsid w:val="00C27D88"/>
    <w:rsid w:val="00C83A12"/>
    <w:rsid w:val="00C86818"/>
    <w:rsid w:val="00DD2F46"/>
    <w:rsid w:val="00E22A4E"/>
    <w:rsid w:val="00E24EE3"/>
    <w:rsid w:val="00E53DFC"/>
    <w:rsid w:val="00F32C8B"/>
    <w:rsid w:val="00F36028"/>
    <w:rsid w:val="00F86570"/>
    <w:rsid w:val="00F8702D"/>
    <w:rsid w:val="00FA256D"/>
    <w:rsid w:val="00FE08E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AEEC"/>
  <w15:chartTrackingRefBased/>
  <w15:docId w15:val="{C47CA84C-FB00-44FF-80E3-62ADE976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02D"/>
  </w:style>
  <w:style w:type="paragraph" w:styleId="Heading1">
    <w:name w:val="heading 1"/>
    <w:basedOn w:val="Normal"/>
    <w:next w:val="Normal"/>
    <w:link w:val="Heading1Char"/>
    <w:uiPriority w:val="9"/>
    <w:qFormat/>
    <w:rsid w:val="00F87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0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532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8702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8702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702D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8702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2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2D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2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2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2D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2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702D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2D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702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8702D"/>
    <w:rPr>
      <w:b/>
      <w:bCs/>
    </w:rPr>
  </w:style>
  <w:style w:type="character" w:styleId="Emphasis">
    <w:name w:val="Emphasis"/>
    <w:basedOn w:val="DefaultParagraphFont"/>
    <w:uiPriority w:val="20"/>
    <w:qFormat/>
    <w:rsid w:val="00F8702D"/>
    <w:rPr>
      <w:i/>
      <w:iCs/>
    </w:rPr>
  </w:style>
  <w:style w:type="paragraph" w:styleId="NoSpacing">
    <w:name w:val="No Spacing"/>
    <w:uiPriority w:val="1"/>
    <w:qFormat/>
    <w:rsid w:val="00F8702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8702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702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2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2D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8702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8702D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8702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8702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702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02D"/>
    <w:pPr>
      <w:outlineLvl w:val="9"/>
    </w:pPr>
  </w:style>
  <w:style w:type="table" w:styleId="TableGrid">
    <w:name w:val="Table Grid"/>
    <w:basedOn w:val="TableNormal"/>
    <w:uiPriority w:val="39"/>
    <w:rsid w:val="00E53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D53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2D53A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294D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Student Name</cp:lastModifiedBy>
  <cp:revision>6</cp:revision>
  <dcterms:created xsi:type="dcterms:W3CDTF">2021-09-12T01:30:00Z</dcterms:created>
  <dcterms:modified xsi:type="dcterms:W3CDTF">2022-02-05T20:13:00Z</dcterms:modified>
</cp:coreProperties>
</file>