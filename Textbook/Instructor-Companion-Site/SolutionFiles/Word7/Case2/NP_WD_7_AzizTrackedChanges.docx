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550B7E" w14:textId="538E4E27" w:rsidR="00B36179" w:rsidRDefault="00021997" w:rsidP="00B36179">
      <w:pPr>
        <w:pStyle w:val="Heading1"/>
      </w:pPr>
      <w:r>
        <w:rPr>
          <w:noProof/>
        </w:rPr>
        <w:drawing>
          <wp:inline distT="0" distB="0" distL="0" distR="0" wp14:anchorId="15592203" wp14:editId="71BFCFB5">
            <wp:extent cx="1884641" cy="1234440"/>
            <wp:effectExtent l="0" t="0" r="190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84641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1F75">
        <w:t xml:space="preserve">123 </w:t>
      </w:r>
      <w:r w:rsidR="00A77662">
        <w:t>Project Management</w:t>
      </w:r>
    </w:p>
    <w:p w14:paraId="60A6A09C" w14:textId="4C0E3488" w:rsidR="00F4532F" w:rsidRPr="00F4532F" w:rsidRDefault="003D6C19" w:rsidP="00C349AB">
      <w:r>
        <w:t>The</w:t>
      </w:r>
      <w:ins w:id="0" w:author="Aziz Husain" w:date="2018-11-10T12:51:00Z">
        <w:r>
          <w:t xml:space="preserve"> </w:t>
        </w:r>
        <w:r w:rsidR="00171601">
          <w:t>experienced</w:t>
        </w:r>
      </w:ins>
      <w:r w:rsidR="00171601">
        <w:t xml:space="preserve"> </w:t>
      </w:r>
      <w:r>
        <w:t xml:space="preserve">instructors at 123 </w:t>
      </w:r>
      <w:r w:rsidR="00A77662">
        <w:t>Project Management</w:t>
      </w:r>
      <w:r>
        <w:t xml:space="preserve"> are ready to help you learn </w:t>
      </w:r>
      <w:r w:rsidR="00600FBE">
        <w:t xml:space="preserve">what you need to embark on </w:t>
      </w:r>
      <w:del w:id="1" w:author="Aziz Husain" w:date="2018-11-10T12:51:00Z">
        <w:r>
          <w:delText>a whole</w:delText>
        </w:r>
      </w:del>
      <w:ins w:id="2" w:author="Aziz Husain" w:date="2018-11-10T12:51:00Z">
        <w:r w:rsidR="00171601">
          <w:t>an exciting</w:t>
        </w:r>
      </w:ins>
      <w:r>
        <w:t xml:space="preserve"> new career</w:t>
      </w:r>
      <w:r w:rsidR="00A77662">
        <w:t xml:space="preserve"> in project management</w:t>
      </w:r>
      <w:r>
        <w:t xml:space="preserve">. Get started with one of our monthly </w:t>
      </w:r>
      <w:r w:rsidR="00A77662">
        <w:t>seminars</w:t>
      </w:r>
      <w:r>
        <w:t xml:space="preserve">, which are designed to take you from complete neophyte to proficient beginner in </w:t>
      </w:r>
      <w:r w:rsidR="00CC2E35">
        <w:t>twenty</w:t>
      </w:r>
      <w:r>
        <w:t xml:space="preserve"> hours of work. We are committed to educating people of all backgrounds in the challenging and profitable art </w:t>
      </w:r>
      <w:r w:rsidR="00A77662">
        <w:t>of project management</w:t>
      </w:r>
      <w:r>
        <w:t>.</w:t>
      </w:r>
    </w:p>
    <w:p w14:paraId="23347316" w14:textId="453C4742" w:rsidR="000A1D5C" w:rsidRPr="00B56D0D" w:rsidRDefault="003D6C19" w:rsidP="00AC4A74">
      <w:pPr>
        <w:rPr>
          <w:b/>
        </w:rPr>
      </w:pPr>
      <w:r>
        <w:t xml:space="preserve">In addition to our weekend </w:t>
      </w:r>
      <w:r w:rsidR="00A77662">
        <w:t>seminars</w:t>
      </w:r>
      <w:r>
        <w:t xml:space="preserve">, we offer a wide variety of full-time </w:t>
      </w:r>
      <w:r w:rsidR="00A77662">
        <w:t>project management classes</w:t>
      </w:r>
      <w:r>
        <w:t xml:space="preserve">, in weekly segments. We recommend starting with </w:t>
      </w:r>
      <w:r w:rsidR="00A77662">
        <w:t>Basic Planning</w:t>
      </w:r>
      <w:r>
        <w:t>, and the</w:t>
      </w:r>
      <w:r w:rsidR="00A77662">
        <w:t>n</w:t>
      </w:r>
      <w:r>
        <w:t xml:space="preserve"> moving onto </w:t>
      </w:r>
      <w:r w:rsidR="00A77662">
        <w:t>Budgets and Schedules</w:t>
      </w:r>
      <w:r>
        <w:t>. We</w:t>
      </w:r>
      <w:r w:rsidR="00A77662">
        <w:t xml:space="preserve"> also</w:t>
      </w:r>
      <w:r>
        <w:t xml:space="preserve"> offer a full line of web classes, including </w:t>
      </w:r>
      <w:r w:rsidR="00A77662">
        <w:t>Strategy 101</w:t>
      </w:r>
      <w:r>
        <w:t xml:space="preserve">, </w:t>
      </w:r>
      <w:r w:rsidR="00A77662">
        <w:t>Team Building</w:t>
      </w:r>
      <w:r>
        <w:t xml:space="preserve">, and </w:t>
      </w:r>
      <w:r w:rsidR="00A77662">
        <w:t>Negotiation</w:t>
      </w:r>
      <w:r>
        <w:t xml:space="preserve">. </w:t>
      </w:r>
      <w:r w:rsidR="00A77662">
        <w:t>If you are an experienced project manager,</w:t>
      </w:r>
      <w:r>
        <w:t xml:space="preserve"> then you might be interested in our Expert Seminars, which dive deep into advanced topics such as </w:t>
      </w:r>
      <w:r w:rsidR="00A77662">
        <w:t>Agile Software Development and Resource Optimization</w:t>
      </w:r>
      <w:r>
        <w:t>.</w:t>
      </w:r>
    </w:p>
    <w:sectPr w:rsidR="000A1D5C" w:rsidRPr="00B56D0D" w:rsidSect="00660F28">
      <w:pgSz w:w="12240" w:h="15840"/>
      <w:pgMar w:top="1440" w:right="1920" w:bottom="1440" w:left="19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2589"/>
    <w:rsid w:val="000164AE"/>
    <w:rsid w:val="00021997"/>
    <w:rsid w:val="000A1D5C"/>
    <w:rsid w:val="000E5201"/>
    <w:rsid w:val="00171601"/>
    <w:rsid w:val="0018448D"/>
    <w:rsid w:val="0021598C"/>
    <w:rsid w:val="00223F2D"/>
    <w:rsid w:val="002929A2"/>
    <w:rsid w:val="00321096"/>
    <w:rsid w:val="003D5A4E"/>
    <w:rsid w:val="003D6C19"/>
    <w:rsid w:val="00447863"/>
    <w:rsid w:val="00456F30"/>
    <w:rsid w:val="004712B8"/>
    <w:rsid w:val="0048750D"/>
    <w:rsid w:val="00487AA0"/>
    <w:rsid w:val="004C2A57"/>
    <w:rsid w:val="00522F61"/>
    <w:rsid w:val="0054473B"/>
    <w:rsid w:val="00595AB2"/>
    <w:rsid w:val="005B1F75"/>
    <w:rsid w:val="00600FBE"/>
    <w:rsid w:val="00660F28"/>
    <w:rsid w:val="00671EED"/>
    <w:rsid w:val="008559D8"/>
    <w:rsid w:val="008702FD"/>
    <w:rsid w:val="008E77C2"/>
    <w:rsid w:val="008F0853"/>
    <w:rsid w:val="008F137D"/>
    <w:rsid w:val="00986736"/>
    <w:rsid w:val="00A77662"/>
    <w:rsid w:val="00AA29A4"/>
    <w:rsid w:val="00AC4A74"/>
    <w:rsid w:val="00B36179"/>
    <w:rsid w:val="00B56D0D"/>
    <w:rsid w:val="00C06F74"/>
    <w:rsid w:val="00C349AB"/>
    <w:rsid w:val="00CC2E35"/>
    <w:rsid w:val="00D522E2"/>
    <w:rsid w:val="00D727BD"/>
    <w:rsid w:val="00DF4C39"/>
    <w:rsid w:val="00E67D9C"/>
    <w:rsid w:val="00F15B0B"/>
    <w:rsid w:val="00F4532F"/>
    <w:rsid w:val="00F72635"/>
    <w:rsid w:val="00FF2589"/>
    <w:rsid w:val="00FF5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A4830"/>
  <w15:chartTrackingRefBased/>
  <w15:docId w15:val="{3F0D26E9-78C9-488F-AC87-494BFA3B4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6179"/>
  </w:style>
  <w:style w:type="paragraph" w:styleId="Heading1">
    <w:name w:val="heading 1"/>
    <w:basedOn w:val="Normal"/>
    <w:next w:val="Normal"/>
    <w:link w:val="Heading1Char"/>
    <w:uiPriority w:val="9"/>
    <w:qFormat/>
    <w:rsid w:val="00B36179"/>
    <w:pPr>
      <w:keepNext/>
      <w:keepLines/>
      <w:pBdr>
        <w:bottom w:val="single" w:sz="4" w:space="2" w:color="A50E82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179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A50E82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179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7B0A60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179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520740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179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7B0A60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179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520740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179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520740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179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520740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179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520740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B0454"/>
    <w:pPr>
      <w:spacing w:after="0" w:line="240" w:lineRule="auto"/>
    </w:pPr>
    <w:rPr>
      <w:rFonts w:ascii="Consolas" w:hAnsi="Consolas"/>
    </w:rPr>
  </w:style>
  <w:style w:type="character" w:customStyle="1" w:styleId="PlainTextChar">
    <w:name w:val="Plain Text Char"/>
    <w:basedOn w:val="DefaultParagraphFont"/>
    <w:link w:val="PlainText"/>
    <w:uiPriority w:val="99"/>
    <w:rsid w:val="006B0454"/>
    <w:rPr>
      <w:rFonts w:ascii="Consolas" w:hAnsi="Consolas"/>
      <w:sz w:val="21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B36179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179"/>
    <w:rPr>
      <w:rFonts w:asciiTheme="majorHAnsi" w:eastAsiaTheme="majorEastAsia" w:hAnsiTheme="majorHAnsi" w:cstheme="majorBidi"/>
      <w:color w:val="A50E82" w:themeColor="accen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179"/>
    <w:rPr>
      <w:rFonts w:asciiTheme="majorHAnsi" w:eastAsiaTheme="majorEastAsia" w:hAnsiTheme="majorHAnsi" w:cstheme="majorBidi"/>
      <w:color w:val="7B0A60" w:themeColor="accent2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179"/>
    <w:rPr>
      <w:rFonts w:asciiTheme="majorHAnsi" w:eastAsiaTheme="majorEastAsia" w:hAnsiTheme="majorHAnsi" w:cstheme="majorBidi"/>
      <w:i/>
      <w:iCs/>
      <w:color w:val="520740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179"/>
    <w:rPr>
      <w:rFonts w:asciiTheme="majorHAnsi" w:eastAsiaTheme="majorEastAsia" w:hAnsiTheme="majorHAnsi" w:cstheme="majorBidi"/>
      <w:color w:val="7B0A60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179"/>
    <w:rPr>
      <w:rFonts w:asciiTheme="majorHAnsi" w:eastAsiaTheme="majorEastAsia" w:hAnsiTheme="majorHAnsi" w:cstheme="majorBidi"/>
      <w:i/>
      <w:iCs/>
      <w:color w:val="520740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179"/>
    <w:rPr>
      <w:rFonts w:asciiTheme="majorHAnsi" w:eastAsiaTheme="majorEastAsia" w:hAnsiTheme="majorHAnsi" w:cstheme="majorBidi"/>
      <w:b/>
      <w:bCs/>
      <w:color w:val="520740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179"/>
    <w:rPr>
      <w:rFonts w:asciiTheme="majorHAnsi" w:eastAsiaTheme="majorEastAsia" w:hAnsiTheme="majorHAnsi" w:cstheme="majorBidi"/>
      <w:color w:val="520740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179"/>
    <w:rPr>
      <w:rFonts w:asciiTheme="majorHAnsi" w:eastAsiaTheme="majorEastAsia" w:hAnsiTheme="majorHAnsi" w:cstheme="majorBidi"/>
      <w:i/>
      <w:iCs/>
      <w:color w:val="520740" w:themeColor="accent2" w:themeShade="80"/>
      <w:sz w:val="22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36179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B36179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B36179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179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179"/>
    <w:rPr>
      <w:caps/>
      <w:color w:val="404040" w:themeColor="text1" w:themeTint="BF"/>
      <w:spacing w:val="20"/>
      <w:sz w:val="28"/>
      <w:szCs w:val="28"/>
    </w:rPr>
  </w:style>
  <w:style w:type="character" w:styleId="Strong">
    <w:name w:val="Strong"/>
    <w:basedOn w:val="DefaultParagraphFont"/>
    <w:uiPriority w:val="22"/>
    <w:qFormat/>
    <w:rsid w:val="00B36179"/>
    <w:rPr>
      <w:b/>
      <w:bCs/>
    </w:rPr>
  </w:style>
  <w:style w:type="character" w:styleId="Emphasis">
    <w:name w:val="Emphasis"/>
    <w:basedOn w:val="DefaultParagraphFont"/>
    <w:uiPriority w:val="20"/>
    <w:qFormat/>
    <w:rsid w:val="00B36179"/>
    <w:rPr>
      <w:i/>
      <w:iCs/>
      <w:color w:val="000000" w:themeColor="text1"/>
    </w:rPr>
  </w:style>
  <w:style w:type="paragraph" w:styleId="NoSpacing">
    <w:name w:val="No Spacing"/>
    <w:uiPriority w:val="1"/>
    <w:qFormat/>
    <w:rsid w:val="00B36179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36179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36179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179"/>
    <w:pPr>
      <w:pBdr>
        <w:top w:val="single" w:sz="24" w:space="4" w:color="A50E82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179"/>
    <w:rPr>
      <w:rFonts w:asciiTheme="majorHAnsi" w:eastAsiaTheme="majorEastAsia" w:hAnsiTheme="majorHAnsi" w:cstheme="majorBidi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B36179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B36179"/>
    <w:rPr>
      <w:b/>
      <w:bCs/>
      <w:i/>
      <w:iCs/>
      <w:caps w:val="0"/>
      <w:smallCaps w:val="0"/>
      <w:strike w:val="0"/>
      <w:dstrike w:val="0"/>
      <w:color w:val="A50E82" w:themeColor="accent2"/>
    </w:rPr>
  </w:style>
  <w:style w:type="character" w:styleId="SubtleReference">
    <w:name w:val="Subtle Reference"/>
    <w:basedOn w:val="DefaultParagraphFont"/>
    <w:uiPriority w:val="31"/>
    <w:qFormat/>
    <w:rsid w:val="00B36179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B36179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B36179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36179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8448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448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142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 Name</dc:creator>
  <cp:keywords/>
  <dc:description/>
  <cp:lastModifiedBy>Joseph Shaffer</cp:lastModifiedBy>
  <cp:revision>2</cp:revision>
  <dcterms:created xsi:type="dcterms:W3CDTF">2021-09-12T01:32:00Z</dcterms:created>
  <dcterms:modified xsi:type="dcterms:W3CDTF">2021-09-12T01:32:00Z</dcterms:modified>
</cp:coreProperties>
</file>