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1EEE4" w14:textId="2029A39C" w:rsidR="00646B30" w:rsidRDefault="00646B30" w:rsidP="00646B30">
      <w:pPr>
        <w:jc w:val="center"/>
        <w:rPr>
          <w:noProof/>
        </w:rPr>
      </w:pPr>
      <w:r>
        <w:rPr>
          <w:noProof/>
        </w:rPr>
        <w:drawing>
          <wp:inline distT="0" distB="0" distL="0" distR="0" wp14:anchorId="78765B07" wp14:editId="2A5052F7">
            <wp:extent cx="2860366" cy="966275"/>
            <wp:effectExtent l="133350" t="114300" r="111760" b="139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_Tutorial_movie_stuff_cropped.PNG"/>
                    <pic:cNvPicPr/>
                  </pic:nvPicPr>
                  <pic:blipFill>
                    <a:blip r:embed="rId4">
                      <a:extLst>
                        <a:ext uri="{28A0092B-C50C-407E-A947-70E740481C1C}">
                          <a14:useLocalDpi xmlns:a14="http://schemas.microsoft.com/office/drawing/2010/main" val="0"/>
                        </a:ext>
                      </a:extLst>
                    </a:blip>
                    <a:stretch>
                      <a:fillRect/>
                    </a:stretch>
                  </pic:blipFill>
                  <pic:spPr>
                    <a:xfrm>
                      <a:off x="0" y="0"/>
                      <a:ext cx="2860366" cy="966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6CA88D4" w14:textId="1E049B06" w:rsidR="001A2C4A" w:rsidRPr="001A2C4A" w:rsidRDefault="009268EA" w:rsidP="009268EA">
      <w:pPr>
        <w:pStyle w:val="Title"/>
        <w:jc w:val="center"/>
      </w:pPr>
      <w:r>
        <w:t>Movie Time</w:t>
      </w:r>
      <w:r w:rsidR="001A2C4A" w:rsidRPr="001A2C4A">
        <w:t xml:space="preserve"> Trivia</w:t>
      </w:r>
    </w:p>
    <w:p w14:paraId="16A1B78D" w14:textId="663168EA" w:rsidR="00BC686E" w:rsidRDefault="00415776" w:rsidP="001A2C4A">
      <w:r>
        <w:t xml:space="preserve">PYRAMID Games invites you to invest now in Movie Time Trivia, a board game that </w:t>
      </w:r>
      <w:del w:id="0" w:author="Rima Khouri" w:date="2018-12-04T15:39:00Z">
        <w:r>
          <w:delText>assesses</w:delText>
        </w:r>
      </w:del>
      <w:ins w:id="1" w:author="Rima Khouri" w:date="2018-12-04T15:39:00Z">
        <w:r w:rsidR="0008790F">
          <w:t>tests</w:t>
        </w:r>
      </w:ins>
      <w:r w:rsidR="0008790F">
        <w:t xml:space="preserve"> </w:t>
      </w:r>
      <w:r>
        <w:t xml:space="preserve">your </w:t>
      </w:r>
      <w:r w:rsidR="00727924">
        <w:t>understanding</w:t>
      </w:r>
      <w:r w:rsidR="00BC686E">
        <w:t xml:space="preserve"> of movie trivia. As you make your way around the board, you travel through seven legendary Hollywood studios, answering questions about, among other things, actors, screenwriters, directors, producers, screenplays, sets, action sequences, and movie slogans. </w:t>
      </w:r>
      <w:moveFromRangeStart w:id="2" w:author="Rima Khouri" w:date="2018-12-04T15:40:00Z" w:name="move531701330"/>
      <w:moveFrom w:id="3" w:author="Rima Khouri" w:date="2018-12-04T15:40:00Z">
        <w:r w:rsidR="00440375" w:rsidDel="00246CA1">
          <w:t xml:space="preserve">Even the most knowledgeable movie enthusiasts will enjoy this challenging gam. </w:t>
        </w:r>
      </w:moveFrom>
      <w:moveFromRangeEnd w:id="2"/>
      <w:r w:rsidR="00BC686E">
        <w:t>When you land on a Play It square, you get to watch a movie clip, provided on the accompanying USB drive, and then answer</w:t>
      </w:r>
      <w:r w:rsidR="00F46CD4">
        <w:t xml:space="preserve"> questions related to the clip.</w:t>
      </w:r>
      <w:ins w:id="4" w:author="Rima Khouri" w:date="2018-12-04T15:40:00Z">
        <w:r w:rsidR="00246CA1" w:rsidRPr="00246CA1">
          <w:t xml:space="preserve"> </w:t>
        </w:r>
      </w:ins>
      <w:moveToRangeStart w:id="5" w:author="Rima Khouri" w:date="2018-12-04T15:40:00Z" w:name="move531701330"/>
      <w:moveTo w:id="6" w:author="Rima Khouri" w:date="2018-12-04T15:40:00Z">
        <w:r w:rsidR="00246CA1">
          <w:t>Even the most knowledgeable movie enthusiasts will enjoy this challenging gam</w:t>
        </w:r>
      </w:moveTo>
      <w:ins w:id="7" w:author="Rima Khouri" w:date="2018-12-04T15:40:00Z">
        <w:r w:rsidR="00246CA1">
          <w:t>e</w:t>
        </w:r>
      </w:ins>
      <w:moveTo w:id="8" w:author="Rima Khouri" w:date="2018-12-04T15:40:00Z">
        <w:r w:rsidR="00246CA1">
          <w:t>.</w:t>
        </w:r>
      </w:moveTo>
      <w:moveToRangeEnd w:id="5"/>
    </w:p>
    <w:p w14:paraId="3E7DD843" w14:textId="5E815DBF" w:rsidR="00266FFA" w:rsidRDefault="000355F7" w:rsidP="001F7D3A">
      <w:r>
        <w:t xml:space="preserve">Each boxed set comes with </w:t>
      </w:r>
      <w:commentRangeStart w:id="9"/>
      <w:r>
        <w:t>300</w:t>
      </w:r>
      <w:commentRangeEnd w:id="9"/>
      <w:r w:rsidR="0008790F">
        <w:rPr>
          <w:rStyle w:val="CommentReference"/>
        </w:rPr>
        <w:commentReference w:id="9"/>
      </w:r>
      <w:r>
        <w:t xml:space="preserve"> cards, divided into the following categories: Performers, Directors, </w:t>
      </w:r>
      <w:r w:rsidR="00B85022">
        <w:t xml:space="preserve">Studios, </w:t>
      </w:r>
      <w:r>
        <w:t xml:space="preserve">Titles, Screenplays, Quotations, and Miscellaneous. Two to six players can finish this fast-paced game in forty-five minutes. Game rules are provided in a handy booklet included in the boxed set, with elaboration on the fine points of the game available on the </w:t>
      </w:r>
      <w:r w:rsidR="009268EA">
        <w:t>Mov</w:t>
      </w:r>
      <w:r w:rsidR="00744F4F">
        <w:t>i</w:t>
      </w:r>
      <w:r w:rsidR="009268EA">
        <w:t>e Time Trivia</w:t>
      </w:r>
      <w:r>
        <w:t xml:space="preserve"> website, at </w:t>
      </w:r>
      <w:bookmarkStart w:id="10" w:name="_Hlk528667593"/>
      <w:r w:rsidR="009268EA">
        <w:rPr>
          <w:i/>
        </w:rPr>
        <w:t>MovieTimeTrivia</w:t>
      </w:r>
      <w:r w:rsidRPr="00EA2C93">
        <w:rPr>
          <w:i/>
        </w:rPr>
        <w:t>.cengage.com</w:t>
      </w:r>
      <w:bookmarkEnd w:id="10"/>
      <w:r>
        <w:t xml:space="preserve">. </w:t>
      </w:r>
      <w:r w:rsidR="00CF0089">
        <w:t xml:space="preserve">Gamers who </w:t>
      </w:r>
      <w:r w:rsidR="00B85022">
        <w:t xml:space="preserve">are </w:t>
      </w:r>
      <w:r w:rsidR="00CF0089">
        <w:t>just starting to learn about film trivia</w:t>
      </w:r>
      <w:r>
        <w:t xml:space="preserve"> will enjoy the streamlined, simplified rules. More </w:t>
      </w:r>
      <w:r w:rsidR="00CF0089">
        <w:t>knowledgeable film buffs</w:t>
      </w:r>
      <w:r>
        <w:t xml:space="preserve"> can go twice around the board, using the e</w:t>
      </w:r>
      <w:r w:rsidR="00F46CD4">
        <w:t>xpert rules, for twice the fun.</w:t>
      </w:r>
    </w:p>
    <w:p w14:paraId="2E58F942" w14:textId="7AD2C4CA" w:rsidR="001F7D3A" w:rsidRPr="00E170E7" w:rsidRDefault="00266FFA" w:rsidP="009268EA">
      <w:pPr>
        <w:pStyle w:val="Heading1"/>
      </w:pPr>
      <w:r w:rsidRPr="00E170E7">
        <w:t>Fund-</w:t>
      </w:r>
      <w:r w:rsidRPr="009268EA">
        <w:t>Raising</w:t>
      </w:r>
      <w:r w:rsidRPr="00E170E7">
        <w:t xml:space="preserve"> Goals</w:t>
      </w:r>
    </w:p>
    <w:p w14:paraId="2592D39D" w14:textId="23F63FD4" w:rsidR="00682D00" w:rsidRPr="00E170E7" w:rsidRDefault="009268EA" w:rsidP="001F7D3A">
      <w:r>
        <w:t>PYRAMID</w:t>
      </w:r>
      <w:r w:rsidR="00682D00" w:rsidRPr="00E170E7">
        <w:t xml:space="preserve"> Games has </w:t>
      </w:r>
      <w:r w:rsidR="00230BE6" w:rsidRPr="00E170E7">
        <w:t>finished</w:t>
      </w:r>
      <w:r w:rsidR="00682D00" w:rsidRPr="00E170E7">
        <w:t xml:space="preserve"> the </w:t>
      </w:r>
      <w:r w:rsidR="003206A2" w:rsidRPr="00E170E7">
        <w:t xml:space="preserve">beta </w:t>
      </w:r>
      <w:r w:rsidR="00230BE6" w:rsidRPr="00E170E7">
        <w:t xml:space="preserve">board design and is currently testing over 60,000 possible trivia questions on </w:t>
      </w:r>
      <w:r w:rsidR="003206A2" w:rsidRPr="00E170E7">
        <w:t xml:space="preserve">our team of </w:t>
      </w:r>
      <w:r w:rsidR="00230BE6" w:rsidRPr="00E170E7">
        <w:t xml:space="preserve">enthusiastic </w:t>
      </w:r>
      <w:proofErr w:type="spellStart"/>
      <w:r w:rsidR="003206A2" w:rsidRPr="00E170E7">
        <w:t>playtesters</w:t>
      </w:r>
      <w:proofErr w:type="spellEnd"/>
      <w:r w:rsidR="00230BE6" w:rsidRPr="00E170E7">
        <w:t xml:space="preserve">. </w:t>
      </w:r>
      <w:r w:rsidR="003206A2" w:rsidRPr="00E170E7">
        <w:t xml:space="preserve">But we still have much more to accomplish. </w:t>
      </w:r>
      <w:r w:rsidR="00230BE6" w:rsidRPr="00E170E7">
        <w:t xml:space="preserve">This chart illustrates </w:t>
      </w:r>
      <w:r w:rsidR="003206A2" w:rsidRPr="00E170E7">
        <w:t xml:space="preserve">the </w:t>
      </w:r>
      <w:r w:rsidR="00230BE6" w:rsidRPr="00E170E7">
        <w:t xml:space="preserve">hours of work that lie ahead in our quest to bring </w:t>
      </w:r>
      <w:r>
        <w:t>Mov</w:t>
      </w:r>
      <w:r w:rsidR="00744F4F">
        <w:t>i</w:t>
      </w:r>
      <w:r>
        <w:t>e Time Trivia</w:t>
      </w:r>
      <w:r w:rsidR="00230BE6" w:rsidRPr="00E170E7">
        <w:t xml:space="preserve"> to market.</w:t>
      </w:r>
    </w:p>
    <w:p w14:paraId="2C727601" w14:textId="71767A92" w:rsidR="001F7D3A" w:rsidRPr="00E170E7" w:rsidRDefault="001F7D3A" w:rsidP="001F7D3A">
      <w:r w:rsidRPr="00E170E7">
        <w:t>[Insert Excel chart]</w:t>
      </w:r>
    </w:p>
    <w:p w14:paraId="77FE53B5" w14:textId="238C21EA" w:rsidR="003206A2" w:rsidRPr="00E170E7" w:rsidRDefault="00E170E7" w:rsidP="001F7D3A">
      <w:r w:rsidRPr="00E170E7">
        <w:t xml:space="preserve">If we achieve our preliminary fund-raising goal of $15,000, we will be able to release the first edition of </w:t>
      </w:r>
      <w:r w:rsidR="009268EA">
        <w:t>Mov</w:t>
      </w:r>
      <w:r w:rsidR="00744F4F">
        <w:t>i</w:t>
      </w:r>
      <w:r w:rsidR="009268EA">
        <w:t>e Time Trivia</w:t>
      </w:r>
      <w:r w:rsidRPr="00E170E7">
        <w:t xml:space="preserve"> by our target date of July 1. We</w:t>
      </w:r>
      <w:r>
        <w:t xml:space="preserve"> also</w:t>
      </w:r>
      <w:r w:rsidRPr="00E170E7">
        <w:t xml:space="preserve"> have more ambitious goals, which </w:t>
      </w:r>
      <w:r>
        <w:t>we can achieve only with additional</w:t>
      </w:r>
      <w:r w:rsidRPr="00E170E7">
        <w:t xml:space="preserve"> funding</w:t>
      </w:r>
      <w:r>
        <w:t>,</w:t>
      </w:r>
      <w:r w:rsidR="00F46CD4">
        <w:t xml:space="preserve"> as explained here:</w:t>
      </w:r>
    </w:p>
    <w:p w14:paraId="6D483357" w14:textId="5DE5D2B5" w:rsidR="001F7D3A" w:rsidRPr="00655203" w:rsidRDefault="001F7D3A" w:rsidP="001F7D3A">
      <w:r w:rsidRPr="00E170E7">
        <w:t>[Insert Excel worksheet]</w:t>
      </w:r>
    </w:p>
    <w:p w14:paraId="05E67F94" w14:textId="0B57B315" w:rsidR="001F7D3A" w:rsidRPr="004C6F9C" w:rsidRDefault="00266FFA" w:rsidP="009268EA">
      <w:pPr>
        <w:pStyle w:val="Heading1"/>
      </w:pPr>
      <w:r w:rsidRPr="009268EA">
        <w:t>Rewards</w:t>
      </w:r>
      <w:r w:rsidRPr="004C6F9C">
        <w:t xml:space="preserve"> for Investors</w:t>
      </w:r>
    </w:p>
    <w:p w14:paraId="76B904B0" w14:textId="51FDD03E" w:rsidR="00511185" w:rsidRDefault="00266FFA">
      <w:r>
        <w:t xml:space="preserve">Invest in </w:t>
      </w:r>
      <w:r w:rsidR="009268EA">
        <w:t>Mov</w:t>
      </w:r>
      <w:r w:rsidR="00744F4F">
        <w:t>i</w:t>
      </w:r>
      <w:r w:rsidR="009268EA">
        <w:t>e Time Trivia</w:t>
      </w:r>
      <w:r>
        <w:t xml:space="preserve"> now, and you’ll receive two free copies of the </w:t>
      </w:r>
      <w:r w:rsidR="00846974">
        <w:t>Hollywood Edition</w:t>
      </w:r>
      <w:r>
        <w:t xml:space="preserve">, </w:t>
      </w:r>
      <w:r w:rsidR="00846974">
        <w:t xml:space="preserve">which includes </w:t>
      </w:r>
      <w:r>
        <w:t xml:space="preserve">the complete boxed set, along with the </w:t>
      </w:r>
      <w:r w:rsidR="00682D00">
        <w:t xml:space="preserve">Expansion Pack. You’ll also be invited to the </w:t>
      </w:r>
      <w:r w:rsidR="009268EA">
        <w:t>Mov</w:t>
      </w:r>
      <w:r w:rsidR="00744F4F">
        <w:t>i</w:t>
      </w:r>
      <w:r w:rsidR="009268EA">
        <w:t>e Time Trivia</w:t>
      </w:r>
      <w:r w:rsidR="00682D00">
        <w:t xml:space="preserve"> Launch Party on September 26.</w:t>
      </w:r>
      <w:r w:rsidR="00E170E7">
        <w:t xml:space="preserve"> Click here to learn more about this fun event.</w:t>
      </w:r>
    </w:p>
    <w:sectPr w:rsidR="00511185" w:rsidSect="00836C6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Rima Khouri" w:date="2018-11-15T22:50:00Z" w:initials="RK">
    <w:p w14:paraId="150EB9A6" w14:textId="3257F990" w:rsidR="0008790F" w:rsidRDefault="0008790F">
      <w:pPr>
        <w:pStyle w:val="CommentText"/>
      </w:pPr>
      <w:r>
        <w:rPr>
          <w:rStyle w:val="CommentReference"/>
        </w:rPr>
        <w:annotationRef/>
      </w:r>
      <w:r>
        <w:t>I still need to verify this number with market research.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0EB9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F9876AD" w16cex:dateUtc="2018-11-16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0EB9A6" w16cid:durableId="1F9876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ma Khouri">
    <w15:presenceInfo w15:providerId="None" w15:userId="Rima Khou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13A"/>
    <w:rsid w:val="000355F7"/>
    <w:rsid w:val="00043D3A"/>
    <w:rsid w:val="0008790F"/>
    <w:rsid w:val="00102A22"/>
    <w:rsid w:val="001549C9"/>
    <w:rsid w:val="001654CC"/>
    <w:rsid w:val="00184889"/>
    <w:rsid w:val="001A2C4A"/>
    <w:rsid w:val="001C3826"/>
    <w:rsid w:val="001F7D3A"/>
    <w:rsid w:val="00230BE6"/>
    <w:rsid w:val="00241E49"/>
    <w:rsid w:val="00243237"/>
    <w:rsid w:val="00246CA1"/>
    <w:rsid w:val="0025313A"/>
    <w:rsid w:val="00254E49"/>
    <w:rsid w:val="00266FFA"/>
    <w:rsid w:val="002929A2"/>
    <w:rsid w:val="002F6D4F"/>
    <w:rsid w:val="003206A2"/>
    <w:rsid w:val="00330E66"/>
    <w:rsid w:val="00340C53"/>
    <w:rsid w:val="00370BB6"/>
    <w:rsid w:val="003A28F7"/>
    <w:rsid w:val="003A5700"/>
    <w:rsid w:val="00410317"/>
    <w:rsid w:val="00415776"/>
    <w:rsid w:val="00435467"/>
    <w:rsid w:val="00440375"/>
    <w:rsid w:val="004565AE"/>
    <w:rsid w:val="004729D0"/>
    <w:rsid w:val="004B3B70"/>
    <w:rsid w:val="004C2A57"/>
    <w:rsid w:val="004C4878"/>
    <w:rsid w:val="004C6F9C"/>
    <w:rsid w:val="005153FB"/>
    <w:rsid w:val="0051701C"/>
    <w:rsid w:val="0054473B"/>
    <w:rsid w:val="00563997"/>
    <w:rsid w:val="005B09C4"/>
    <w:rsid w:val="005E0C01"/>
    <w:rsid w:val="005E2608"/>
    <w:rsid w:val="006323AE"/>
    <w:rsid w:val="00646B30"/>
    <w:rsid w:val="00682D00"/>
    <w:rsid w:val="00691844"/>
    <w:rsid w:val="006F4E26"/>
    <w:rsid w:val="006F67F7"/>
    <w:rsid w:val="00727924"/>
    <w:rsid w:val="00737F8D"/>
    <w:rsid w:val="00744F4F"/>
    <w:rsid w:val="0076799E"/>
    <w:rsid w:val="00792DE0"/>
    <w:rsid w:val="008029C5"/>
    <w:rsid w:val="00816823"/>
    <w:rsid w:val="00817C87"/>
    <w:rsid w:val="00834903"/>
    <w:rsid w:val="00846974"/>
    <w:rsid w:val="00875B40"/>
    <w:rsid w:val="008E77C2"/>
    <w:rsid w:val="009268EA"/>
    <w:rsid w:val="009E4403"/>
    <w:rsid w:val="00A0031E"/>
    <w:rsid w:val="00A46AE2"/>
    <w:rsid w:val="00A676F3"/>
    <w:rsid w:val="00AA29A4"/>
    <w:rsid w:val="00AC341A"/>
    <w:rsid w:val="00B85022"/>
    <w:rsid w:val="00B97101"/>
    <w:rsid w:val="00BC37E4"/>
    <w:rsid w:val="00BC686E"/>
    <w:rsid w:val="00C322DA"/>
    <w:rsid w:val="00C43F87"/>
    <w:rsid w:val="00CF0089"/>
    <w:rsid w:val="00CF0D5E"/>
    <w:rsid w:val="00D520EF"/>
    <w:rsid w:val="00D52FD0"/>
    <w:rsid w:val="00D65E7C"/>
    <w:rsid w:val="00D92447"/>
    <w:rsid w:val="00D92C45"/>
    <w:rsid w:val="00DA5587"/>
    <w:rsid w:val="00DC0F0A"/>
    <w:rsid w:val="00E170E7"/>
    <w:rsid w:val="00E27744"/>
    <w:rsid w:val="00E401F2"/>
    <w:rsid w:val="00E4280B"/>
    <w:rsid w:val="00EA2C93"/>
    <w:rsid w:val="00EC117B"/>
    <w:rsid w:val="00EF740A"/>
    <w:rsid w:val="00F46CD4"/>
    <w:rsid w:val="00FB354E"/>
    <w:rsid w:val="00FC2CE1"/>
    <w:rsid w:val="00FE1B15"/>
    <w:rsid w:val="00FF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03E4"/>
  <w15:docId w15:val="{4965632C-08B7-4B95-AABD-2E08E6EBD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C87"/>
  </w:style>
  <w:style w:type="paragraph" w:styleId="Heading1">
    <w:name w:val="heading 1"/>
    <w:basedOn w:val="Normal"/>
    <w:next w:val="Normal"/>
    <w:link w:val="Heading1Char"/>
    <w:uiPriority w:val="9"/>
    <w:qFormat/>
    <w:rsid w:val="00817C87"/>
    <w:pPr>
      <w:keepNext/>
      <w:keepLines/>
      <w:spacing w:before="400" w:after="40" w:line="240" w:lineRule="auto"/>
      <w:outlineLvl w:val="0"/>
    </w:pPr>
    <w:rPr>
      <w:rFonts w:asciiTheme="majorHAnsi" w:eastAsiaTheme="majorEastAsia" w:hAnsiTheme="majorHAnsi" w:cstheme="majorBidi"/>
      <w:color w:val="5B0F21" w:themeColor="accent1" w:themeShade="80"/>
      <w:sz w:val="36"/>
      <w:szCs w:val="36"/>
    </w:rPr>
  </w:style>
  <w:style w:type="paragraph" w:styleId="Heading2">
    <w:name w:val="heading 2"/>
    <w:basedOn w:val="Normal"/>
    <w:next w:val="Normal"/>
    <w:link w:val="Heading2Char"/>
    <w:uiPriority w:val="9"/>
    <w:semiHidden/>
    <w:unhideWhenUsed/>
    <w:qFormat/>
    <w:rsid w:val="00817C87"/>
    <w:pPr>
      <w:keepNext/>
      <w:keepLines/>
      <w:spacing w:before="40" w:after="0" w:line="240" w:lineRule="auto"/>
      <w:outlineLvl w:val="1"/>
    </w:pPr>
    <w:rPr>
      <w:rFonts w:asciiTheme="majorHAnsi" w:eastAsiaTheme="majorEastAsia" w:hAnsiTheme="majorHAnsi" w:cstheme="majorBidi"/>
      <w:color w:val="881631" w:themeColor="accent1" w:themeShade="BF"/>
      <w:sz w:val="32"/>
      <w:szCs w:val="32"/>
    </w:rPr>
  </w:style>
  <w:style w:type="paragraph" w:styleId="Heading3">
    <w:name w:val="heading 3"/>
    <w:basedOn w:val="Normal"/>
    <w:next w:val="Normal"/>
    <w:link w:val="Heading3Char"/>
    <w:uiPriority w:val="9"/>
    <w:semiHidden/>
    <w:unhideWhenUsed/>
    <w:qFormat/>
    <w:rsid w:val="00817C87"/>
    <w:pPr>
      <w:keepNext/>
      <w:keepLines/>
      <w:spacing w:before="40" w:after="0" w:line="240" w:lineRule="auto"/>
      <w:outlineLvl w:val="2"/>
    </w:pPr>
    <w:rPr>
      <w:rFonts w:asciiTheme="majorHAnsi" w:eastAsiaTheme="majorEastAsia" w:hAnsiTheme="majorHAnsi" w:cstheme="majorBidi"/>
      <w:color w:val="881631" w:themeColor="accent1" w:themeShade="BF"/>
      <w:sz w:val="28"/>
      <w:szCs w:val="28"/>
    </w:rPr>
  </w:style>
  <w:style w:type="paragraph" w:styleId="Heading4">
    <w:name w:val="heading 4"/>
    <w:basedOn w:val="Normal"/>
    <w:next w:val="Normal"/>
    <w:link w:val="Heading4Char"/>
    <w:uiPriority w:val="9"/>
    <w:semiHidden/>
    <w:unhideWhenUsed/>
    <w:qFormat/>
    <w:rsid w:val="00817C87"/>
    <w:pPr>
      <w:keepNext/>
      <w:keepLines/>
      <w:spacing w:before="40" w:after="0"/>
      <w:outlineLvl w:val="3"/>
    </w:pPr>
    <w:rPr>
      <w:rFonts w:asciiTheme="majorHAnsi" w:eastAsiaTheme="majorEastAsia" w:hAnsiTheme="majorHAnsi" w:cstheme="majorBidi"/>
      <w:color w:val="881631" w:themeColor="accent1" w:themeShade="BF"/>
      <w:sz w:val="24"/>
      <w:szCs w:val="24"/>
    </w:rPr>
  </w:style>
  <w:style w:type="paragraph" w:styleId="Heading5">
    <w:name w:val="heading 5"/>
    <w:basedOn w:val="Normal"/>
    <w:next w:val="Normal"/>
    <w:link w:val="Heading5Char"/>
    <w:uiPriority w:val="9"/>
    <w:semiHidden/>
    <w:unhideWhenUsed/>
    <w:qFormat/>
    <w:rsid w:val="00817C87"/>
    <w:pPr>
      <w:keepNext/>
      <w:keepLines/>
      <w:spacing w:before="40" w:after="0"/>
      <w:outlineLvl w:val="4"/>
    </w:pPr>
    <w:rPr>
      <w:rFonts w:asciiTheme="majorHAnsi" w:eastAsiaTheme="majorEastAsia" w:hAnsiTheme="majorHAnsi" w:cstheme="majorBidi"/>
      <w:caps/>
      <w:color w:val="881631" w:themeColor="accent1" w:themeShade="BF"/>
    </w:rPr>
  </w:style>
  <w:style w:type="paragraph" w:styleId="Heading6">
    <w:name w:val="heading 6"/>
    <w:basedOn w:val="Normal"/>
    <w:next w:val="Normal"/>
    <w:link w:val="Heading6Char"/>
    <w:uiPriority w:val="9"/>
    <w:semiHidden/>
    <w:unhideWhenUsed/>
    <w:qFormat/>
    <w:rsid w:val="00817C87"/>
    <w:pPr>
      <w:keepNext/>
      <w:keepLines/>
      <w:spacing w:before="40" w:after="0"/>
      <w:outlineLvl w:val="5"/>
    </w:pPr>
    <w:rPr>
      <w:rFonts w:asciiTheme="majorHAnsi" w:eastAsiaTheme="majorEastAsia" w:hAnsiTheme="majorHAnsi" w:cstheme="majorBidi"/>
      <w:i/>
      <w:iCs/>
      <w:caps/>
      <w:color w:val="5B0F21" w:themeColor="accent1" w:themeShade="80"/>
    </w:rPr>
  </w:style>
  <w:style w:type="paragraph" w:styleId="Heading7">
    <w:name w:val="heading 7"/>
    <w:basedOn w:val="Normal"/>
    <w:next w:val="Normal"/>
    <w:link w:val="Heading7Char"/>
    <w:uiPriority w:val="9"/>
    <w:semiHidden/>
    <w:unhideWhenUsed/>
    <w:qFormat/>
    <w:rsid w:val="00817C87"/>
    <w:pPr>
      <w:keepNext/>
      <w:keepLines/>
      <w:spacing w:before="40" w:after="0"/>
      <w:outlineLvl w:val="6"/>
    </w:pPr>
    <w:rPr>
      <w:rFonts w:asciiTheme="majorHAnsi" w:eastAsiaTheme="majorEastAsia" w:hAnsiTheme="majorHAnsi" w:cstheme="majorBidi"/>
      <w:b/>
      <w:bCs/>
      <w:color w:val="5B0F21" w:themeColor="accent1" w:themeShade="80"/>
    </w:rPr>
  </w:style>
  <w:style w:type="paragraph" w:styleId="Heading8">
    <w:name w:val="heading 8"/>
    <w:basedOn w:val="Normal"/>
    <w:next w:val="Normal"/>
    <w:link w:val="Heading8Char"/>
    <w:uiPriority w:val="9"/>
    <w:semiHidden/>
    <w:unhideWhenUsed/>
    <w:qFormat/>
    <w:rsid w:val="00817C87"/>
    <w:pPr>
      <w:keepNext/>
      <w:keepLines/>
      <w:spacing w:before="40" w:after="0"/>
      <w:outlineLvl w:val="7"/>
    </w:pPr>
    <w:rPr>
      <w:rFonts w:asciiTheme="majorHAnsi" w:eastAsiaTheme="majorEastAsia" w:hAnsiTheme="majorHAnsi" w:cstheme="majorBidi"/>
      <w:b/>
      <w:bCs/>
      <w:i/>
      <w:iCs/>
      <w:color w:val="5B0F21" w:themeColor="accent1" w:themeShade="80"/>
    </w:rPr>
  </w:style>
  <w:style w:type="paragraph" w:styleId="Heading9">
    <w:name w:val="heading 9"/>
    <w:basedOn w:val="Normal"/>
    <w:next w:val="Normal"/>
    <w:link w:val="Heading9Char"/>
    <w:uiPriority w:val="9"/>
    <w:semiHidden/>
    <w:unhideWhenUsed/>
    <w:qFormat/>
    <w:rsid w:val="00817C87"/>
    <w:pPr>
      <w:keepNext/>
      <w:keepLines/>
      <w:spacing w:before="40" w:after="0"/>
      <w:outlineLvl w:val="8"/>
    </w:pPr>
    <w:rPr>
      <w:rFonts w:asciiTheme="majorHAnsi" w:eastAsiaTheme="majorEastAsia" w:hAnsiTheme="majorHAnsi" w:cstheme="majorBidi"/>
      <w:i/>
      <w:iCs/>
      <w:color w:val="5B0F2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C87"/>
    <w:rPr>
      <w:rFonts w:asciiTheme="majorHAnsi" w:eastAsiaTheme="majorEastAsia" w:hAnsiTheme="majorHAnsi" w:cstheme="majorBidi"/>
      <w:color w:val="5B0F21" w:themeColor="accent1" w:themeShade="80"/>
      <w:sz w:val="36"/>
      <w:szCs w:val="36"/>
    </w:rPr>
  </w:style>
  <w:style w:type="paragraph" w:styleId="Title">
    <w:name w:val="Title"/>
    <w:basedOn w:val="Normal"/>
    <w:next w:val="Normal"/>
    <w:link w:val="TitleChar"/>
    <w:uiPriority w:val="10"/>
    <w:qFormat/>
    <w:rsid w:val="00817C87"/>
    <w:pPr>
      <w:spacing w:after="0" w:line="204" w:lineRule="auto"/>
      <w:contextualSpacing/>
    </w:pPr>
    <w:rPr>
      <w:rFonts w:asciiTheme="majorHAnsi" w:eastAsiaTheme="majorEastAsia" w:hAnsiTheme="majorHAnsi" w:cstheme="majorBidi"/>
      <w:caps/>
      <w:color w:val="454545" w:themeColor="text2"/>
      <w:spacing w:val="-15"/>
      <w:sz w:val="72"/>
      <w:szCs w:val="72"/>
    </w:rPr>
  </w:style>
  <w:style w:type="character" w:customStyle="1" w:styleId="TitleChar">
    <w:name w:val="Title Char"/>
    <w:basedOn w:val="DefaultParagraphFont"/>
    <w:link w:val="Title"/>
    <w:uiPriority w:val="10"/>
    <w:rsid w:val="00817C87"/>
    <w:rPr>
      <w:rFonts w:asciiTheme="majorHAnsi" w:eastAsiaTheme="majorEastAsia" w:hAnsiTheme="majorHAnsi" w:cstheme="majorBidi"/>
      <w:caps/>
      <w:color w:val="454545" w:themeColor="text2"/>
      <w:spacing w:val="-15"/>
      <w:sz w:val="72"/>
      <w:szCs w:val="72"/>
    </w:rPr>
  </w:style>
  <w:style w:type="character" w:styleId="CommentReference">
    <w:name w:val="annotation reference"/>
    <w:basedOn w:val="DefaultParagraphFont"/>
    <w:uiPriority w:val="99"/>
    <w:semiHidden/>
    <w:unhideWhenUsed/>
    <w:rsid w:val="009E4403"/>
    <w:rPr>
      <w:sz w:val="16"/>
      <w:szCs w:val="16"/>
    </w:rPr>
  </w:style>
  <w:style w:type="paragraph" w:styleId="CommentText">
    <w:name w:val="annotation text"/>
    <w:basedOn w:val="Normal"/>
    <w:link w:val="CommentTextChar"/>
    <w:uiPriority w:val="99"/>
    <w:semiHidden/>
    <w:unhideWhenUsed/>
    <w:rsid w:val="009E4403"/>
    <w:pPr>
      <w:spacing w:line="240" w:lineRule="auto"/>
    </w:pPr>
  </w:style>
  <w:style w:type="character" w:customStyle="1" w:styleId="CommentTextChar">
    <w:name w:val="Comment Text Char"/>
    <w:basedOn w:val="DefaultParagraphFont"/>
    <w:link w:val="CommentText"/>
    <w:uiPriority w:val="99"/>
    <w:semiHidden/>
    <w:rsid w:val="009E440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9E4403"/>
    <w:rPr>
      <w:b/>
      <w:bCs/>
    </w:rPr>
  </w:style>
  <w:style w:type="character" w:customStyle="1" w:styleId="CommentSubjectChar">
    <w:name w:val="Comment Subject Char"/>
    <w:basedOn w:val="CommentTextChar"/>
    <w:link w:val="CommentSubject"/>
    <w:uiPriority w:val="99"/>
    <w:semiHidden/>
    <w:rsid w:val="009E4403"/>
    <w:rPr>
      <w:rFonts w:eastAsiaTheme="minorEastAsia"/>
      <w:b/>
      <w:bCs/>
      <w:sz w:val="20"/>
      <w:szCs w:val="20"/>
    </w:rPr>
  </w:style>
  <w:style w:type="paragraph" w:styleId="BalloonText">
    <w:name w:val="Balloon Text"/>
    <w:basedOn w:val="Normal"/>
    <w:link w:val="BalloonTextChar"/>
    <w:uiPriority w:val="99"/>
    <w:semiHidden/>
    <w:unhideWhenUsed/>
    <w:rsid w:val="009E44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4403"/>
    <w:rPr>
      <w:rFonts w:ascii="Segoe UI" w:eastAsiaTheme="minorEastAsia" w:hAnsi="Segoe UI" w:cs="Segoe UI"/>
      <w:sz w:val="18"/>
      <w:szCs w:val="18"/>
    </w:rPr>
  </w:style>
  <w:style w:type="character" w:customStyle="1" w:styleId="Heading2Char">
    <w:name w:val="Heading 2 Char"/>
    <w:basedOn w:val="DefaultParagraphFont"/>
    <w:link w:val="Heading2"/>
    <w:uiPriority w:val="9"/>
    <w:semiHidden/>
    <w:rsid w:val="00817C87"/>
    <w:rPr>
      <w:rFonts w:asciiTheme="majorHAnsi" w:eastAsiaTheme="majorEastAsia" w:hAnsiTheme="majorHAnsi" w:cstheme="majorBidi"/>
      <w:color w:val="881631" w:themeColor="accent1" w:themeShade="BF"/>
      <w:sz w:val="32"/>
      <w:szCs w:val="32"/>
    </w:rPr>
  </w:style>
  <w:style w:type="character" w:customStyle="1" w:styleId="Heading3Char">
    <w:name w:val="Heading 3 Char"/>
    <w:basedOn w:val="DefaultParagraphFont"/>
    <w:link w:val="Heading3"/>
    <w:uiPriority w:val="9"/>
    <w:semiHidden/>
    <w:rsid w:val="00817C87"/>
    <w:rPr>
      <w:rFonts w:asciiTheme="majorHAnsi" w:eastAsiaTheme="majorEastAsia" w:hAnsiTheme="majorHAnsi" w:cstheme="majorBidi"/>
      <w:color w:val="881631" w:themeColor="accent1" w:themeShade="BF"/>
      <w:sz w:val="28"/>
      <w:szCs w:val="28"/>
    </w:rPr>
  </w:style>
  <w:style w:type="character" w:customStyle="1" w:styleId="Heading4Char">
    <w:name w:val="Heading 4 Char"/>
    <w:basedOn w:val="DefaultParagraphFont"/>
    <w:link w:val="Heading4"/>
    <w:uiPriority w:val="9"/>
    <w:semiHidden/>
    <w:rsid w:val="00817C87"/>
    <w:rPr>
      <w:rFonts w:asciiTheme="majorHAnsi" w:eastAsiaTheme="majorEastAsia" w:hAnsiTheme="majorHAnsi" w:cstheme="majorBidi"/>
      <w:color w:val="881631" w:themeColor="accent1" w:themeShade="BF"/>
      <w:sz w:val="24"/>
      <w:szCs w:val="24"/>
    </w:rPr>
  </w:style>
  <w:style w:type="character" w:customStyle="1" w:styleId="Heading5Char">
    <w:name w:val="Heading 5 Char"/>
    <w:basedOn w:val="DefaultParagraphFont"/>
    <w:link w:val="Heading5"/>
    <w:uiPriority w:val="9"/>
    <w:semiHidden/>
    <w:rsid w:val="00817C87"/>
    <w:rPr>
      <w:rFonts w:asciiTheme="majorHAnsi" w:eastAsiaTheme="majorEastAsia" w:hAnsiTheme="majorHAnsi" w:cstheme="majorBidi"/>
      <w:caps/>
      <w:color w:val="881631" w:themeColor="accent1" w:themeShade="BF"/>
    </w:rPr>
  </w:style>
  <w:style w:type="character" w:customStyle="1" w:styleId="Heading6Char">
    <w:name w:val="Heading 6 Char"/>
    <w:basedOn w:val="DefaultParagraphFont"/>
    <w:link w:val="Heading6"/>
    <w:uiPriority w:val="9"/>
    <w:semiHidden/>
    <w:rsid w:val="00817C87"/>
    <w:rPr>
      <w:rFonts w:asciiTheme="majorHAnsi" w:eastAsiaTheme="majorEastAsia" w:hAnsiTheme="majorHAnsi" w:cstheme="majorBidi"/>
      <w:i/>
      <w:iCs/>
      <w:caps/>
      <w:color w:val="5B0F21" w:themeColor="accent1" w:themeShade="80"/>
    </w:rPr>
  </w:style>
  <w:style w:type="character" w:customStyle="1" w:styleId="Heading7Char">
    <w:name w:val="Heading 7 Char"/>
    <w:basedOn w:val="DefaultParagraphFont"/>
    <w:link w:val="Heading7"/>
    <w:uiPriority w:val="9"/>
    <w:semiHidden/>
    <w:rsid w:val="00817C87"/>
    <w:rPr>
      <w:rFonts w:asciiTheme="majorHAnsi" w:eastAsiaTheme="majorEastAsia" w:hAnsiTheme="majorHAnsi" w:cstheme="majorBidi"/>
      <w:b/>
      <w:bCs/>
      <w:color w:val="5B0F21" w:themeColor="accent1" w:themeShade="80"/>
    </w:rPr>
  </w:style>
  <w:style w:type="character" w:customStyle="1" w:styleId="Heading8Char">
    <w:name w:val="Heading 8 Char"/>
    <w:basedOn w:val="DefaultParagraphFont"/>
    <w:link w:val="Heading8"/>
    <w:uiPriority w:val="9"/>
    <w:semiHidden/>
    <w:rsid w:val="00817C87"/>
    <w:rPr>
      <w:rFonts w:asciiTheme="majorHAnsi" w:eastAsiaTheme="majorEastAsia" w:hAnsiTheme="majorHAnsi" w:cstheme="majorBidi"/>
      <w:b/>
      <w:bCs/>
      <w:i/>
      <w:iCs/>
      <w:color w:val="5B0F21" w:themeColor="accent1" w:themeShade="80"/>
    </w:rPr>
  </w:style>
  <w:style w:type="character" w:customStyle="1" w:styleId="Heading9Char">
    <w:name w:val="Heading 9 Char"/>
    <w:basedOn w:val="DefaultParagraphFont"/>
    <w:link w:val="Heading9"/>
    <w:uiPriority w:val="9"/>
    <w:semiHidden/>
    <w:rsid w:val="00817C87"/>
    <w:rPr>
      <w:rFonts w:asciiTheme="majorHAnsi" w:eastAsiaTheme="majorEastAsia" w:hAnsiTheme="majorHAnsi" w:cstheme="majorBidi"/>
      <w:i/>
      <w:iCs/>
      <w:color w:val="5B0F21" w:themeColor="accent1" w:themeShade="80"/>
    </w:rPr>
  </w:style>
  <w:style w:type="paragraph" w:styleId="Caption">
    <w:name w:val="caption"/>
    <w:basedOn w:val="Normal"/>
    <w:next w:val="Normal"/>
    <w:uiPriority w:val="35"/>
    <w:semiHidden/>
    <w:unhideWhenUsed/>
    <w:qFormat/>
    <w:rsid w:val="00817C87"/>
    <w:pPr>
      <w:spacing w:line="240" w:lineRule="auto"/>
    </w:pPr>
    <w:rPr>
      <w:b/>
      <w:bCs/>
      <w:smallCaps/>
      <w:color w:val="454545" w:themeColor="text2"/>
    </w:rPr>
  </w:style>
  <w:style w:type="paragraph" w:styleId="Subtitle">
    <w:name w:val="Subtitle"/>
    <w:basedOn w:val="Normal"/>
    <w:next w:val="Normal"/>
    <w:link w:val="SubtitleChar"/>
    <w:uiPriority w:val="11"/>
    <w:qFormat/>
    <w:rsid w:val="00817C87"/>
    <w:pPr>
      <w:numPr>
        <w:ilvl w:val="1"/>
      </w:numPr>
      <w:spacing w:after="240" w:line="240" w:lineRule="auto"/>
    </w:pPr>
    <w:rPr>
      <w:rFonts w:asciiTheme="majorHAnsi" w:eastAsiaTheme="majorEastAsia" w:hAnsiTheme="majorHAnsi" w:cstheme="majorBidi"/>
      <w:color w:val="B71E42" w:themeColor="accent1"/>
      <w:sz w:val="28"/>
      <w:szCs w:val="28"/>
    </w:rPr>
  </w:style>
  <w:style w:type="character" w:customStyle="1" w:styleId="SubtitleChar">
    <w:name w:val="Subtitle Char"/>
    <w:basedOn w:val="DefaultParagraphFont"/>
    <w:link w:val="Subtitle"/>
    <w:uiPriority w:val="11"/>
    <w:rsid w:val="00817C87"/>
    <w:rPr>
      <w:rFonts w:asciiTheme="majorHAnsi" w:eastAsiaTheme="majorEastAsia" w:hAnsiTheme="majorHAnsi" w:cstheme="majorBidi"/>
      <w:color w:val="B71E42" w:themeColor="accent1"/>
      <w:sz w:val="28"/>
      <w:szCs w:val="28"/>
    </w:rPr>
  </w:style>
  <w:style w:type="character" w:styleId="Strong">
    <w:name w:val="Strong"/>
    <w:basedOn w:val="DefaultParagraphFont"/>
    <w:uiPriority w:val="22"/>
    <w:qFormat/>
    <w:rsid w:val="00817C87"/>
    <w:rPr>
      <w:b/>
      <w:bCs/>
    </w:rPr>
  </w:style>
  <w:style w:type="character" w:styleId="Emphasis">
    <w:name w:val="Emphasis"/>
    <w:basedOn w:val="DefaultParagraphFont"/>
    <w:uiPriority w:val="20"/>
    <w:qFormat/>
    <w:rsid w:val="00817C87"/>
    <w:rPr>
      <w:i/>
      <w:iCs/>
    </w:rPr>
  </w:style>
  <w:style w:type="paragraph" w:styleId="NoSpacing">
    <w:name w:val="No Spacing"/>
    <w:uiPriority w:val="1"/>
    <w:qFormat/>
    <w:rsid w:val="00817C87"/>
    <w:pPr>
      <w:spacing w:after="0" w:line="240" w:lineRule="auto"/>
    </w:pPr>
  </w:style>
  <w:style w:type="paragraph" w:styleId="Quote">
    <w:name w:val="Quote"/>
    <w:basedOn w:val="Normal"/>
    <w:next w:val="Normal"/>
    <w:link w:val="QuoteChar"/>
    <w:uiPriority w:val="29"/>
    <w:qFormat/>
    <w:rsid w:val="00817C87"/>
    <w:pPr>
      <w:spacing w:before="120" w:after="120"/>
      <w:ind w:left="720"/>
    </w:pPr>
    <w:rPr>
      <w:color w:val="454545" w:themeColor="text2"/>
      <w:sz w:val="24"/>
      <w:szCs w:val="24"/>
    </w:rPr>
  </w:style>
  <w:style w:type="character" w:customStyle="1" w:styleId="QuoteChar">
    <w:name w:val="Quote Char"/>
    <w:basedOn w:val="DefaultParagraphFont"/>
    <w:link w:val="Quote"/>
    <w:uiPriority w:val="29"/>
    <w:rsid w:val="00817C87"/>
    <w:rPr>
      <w:color w:val="454545" w:themeColor="text2"/>
      <w:sz w:val="24"/>
      <w:szCs w:val="24"/>
    </w:rPr>
  </w:style>
  <w:style w:type="paragraph" w:styleId="IntenseQuote">
    <w:name w:val="Intense Quote"/>
    <w:basedOn w:val="Normal"/>
    <w:next w:val="Normal"/>
    <w:link w:val="IntenseQuoteChar"/>
    <w:uiPriority w:val="30"/>
    <w:qFormat/>
    <w:rsid w:val="00817C87"/>
    <w:pPr>
      <w:spacing w:before="100" w:beforeAutospacing="1" w:after="240" w:line="240" w:lineRule="auto"/>
      <w:ind w:left="720"/>
      <w:jc w:val="center"/>
    </w:pPr>
    <w:rPr>
      <w:rFonts w:asciiTheme="majorHAnsi" w:eastAsiaTheme="majorEastAsia" w:hAnsiTheme="majorHAnsi" w:cstheme="majorBidi"/>
      <w:color w:val="454545" w:themeColor="text2"/>
      <w:spacing w:val="-6"/>
      <w:sz w:val="32"/>
      <w:szCs w:val="32"/>
    </w:rPr>
  </w:style>
  <w:style w:type="character" w:customStyle="1" w:styleId="IntenseQuoteChar">
    <w:name w:val="Intense Quote Char"/>
    <w:basedOn w:val="DefaultParagraphFont"/>
    <w:link w:val="IntenseQuote"/>
    <w:uiPriority w:val="30"/>
    <w:rsid w:val="00817C87"/>
    <w:rPr>
      <w:rFonts w:asciiTheme="majorHAnsi" w:eastAsiaTheme="majorEastAsia" w:hAnsiTheme="majorHAnsi" w:cstheme="majorBidi"/>
      <w:color w:val="454545" w:themeColor="text2"/>
      <w:spacing w:val="-6"/>
      <w:sz w:val="32"/>
      <w:szCs w:val="32"/>
    </w:rPr>
  </w:style>
  <w:style w:type="character" w:styleId="SubtleEmphasis">
    <w:name w:val="Subtle Emphasis"/>
    <w:basedOn w:val="DefaultParagraphFont"/>
    <w:uiPriority w:val="19"/>
    <w:qFormat/>
    <w:rsid w:val="00817C87"/>
    <w:rPr>
      <w:i/>
      <w:iCs/>
      <w:color w:val="595959" w:themeColor="text1" w:themeTint="A6"/>
    </w:rPr>
  </w:style>
  <w:style w:type="character" w:styleId="IntenseEmphasis">
    <w:name w:val="Intense Emphasis"/>
    <w:basedOn w:val="DefaultParagraphFont"/>
    <w:uiPriority w:val="21"/>
    <w:qFormat/>
    <w:rsid w:val="00817C87"/>
    <w:rPr>
      <w:b/>
      <w:bCs/>
      <w:i/>
      <w:iCs/>
    </w:rPr>
  </w:style>
  <w:style w:type="character" w:styleId="SubtleReference">
    <w:name w:val="Subtle Reference"/>
    <w:basedOn w:val="DefaultParagraphFont"/>
    <w:uiPriority w:val="31"/>
    <w:qFormat/>
    <w:rsid w:val="00817C8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17C87"/>
    <w:rPr>
      <w:b/>
      <w:bCs/>
      <w:smallCaps/>
      <w:color w:val="454545" w:themeColor="text2"/>
      <w:u w:val="single"/>
    </w:rPr>
  </w:style>
  <w:style w:type="character" w:styleId="BookTitle">
    <w:name w:val="Book Title"/>
    <w:basedOn w:val="DefaultParagraphFont"/>
    <w:uiPriority w:val="33"/>
    <w:qFormat/>
    <w:rsid w:val="00817C87"/>
    <w:rPr>
      <w:b/>
      <w:bCs/>
      <w:smallCaps/>
      <w:spacing w:val="10"/>
    </w:rPr>
  </w:style>
  <w:style w:type="paragraph" w:styleId="TOCHeading">
    <w:name w:val="TOC Heading"/>
    <w:basedOn w:val="Heading1"/>
    <w:next w:val="Normal"/>
    <w:uiPriority w:val="39"/>
    <w:semiHidden/>
    <w:unhideWhenUsed/>
    <w:qFormat/>
    <w:rsid w:val="00817C87"/>
    <w:pPr>
      <w:outlineLvl w:val="9"/>
    </w:pPr>
  </w:style>
  <w:style w:type="paragraph" w:styleId="Revision">
    <w:name w:val="Revision"/>
    <w:hidden/>
    <w:uiPriority w:val="99"/>
    <w:semiHidden/>
    <w:rsid w:val="00744F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Rima Khouri</dc:creator>
  <cp:lastModifiedBy>Ann Shaffer</cp:lastModifiedBy>
  <cp:revision>3</cp:revision>
  <dcterms:created xsi:type="dcterms:W3CDTF">2021-09-12T01:35:00Z</dcterms:created>
  <dcterms:modified xsi:type="dcterms:W3CDTF">2022-02-04T00:34:00Z</dcterms:modified>
</cp:coreProperties>
</file>